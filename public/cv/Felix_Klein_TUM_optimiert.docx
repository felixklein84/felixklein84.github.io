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E45C" w14:textId="2C50C09C" w:rsidR="00363C8B" w:rsidRPr="00C030CE" w:rsidRDefault="00D96BB1" w:rsidP="000454FA">
      <w:pPr>
        <w:pStyle w:val="Titel"/>
        <w:pBdr>
          <w:bottom w:val="none" w:sz="0" w:space="0" w:color="auto"/>
        </w:pBdr>
        <w:tabs>
          <w:tab w:val="right" w:pos="9923"/>
        </w:tabs>
        <w:spacing w:after="120"/>
        <w:jc w:val="center"/>
        <w:rPr>
          <w:color w:val="000000" w:themeColor="text1"/>
          <w:lang w:val="de-DE"/>
        </w:rPr>
      </w:pPr>
      <w:r>
        <w:rPr>
          <w:color w:val="000000" w:themeColor="text1"/>
          <w:lang w:val="de-DE"/>
        </w:rPr>
        <w:t>FELIX KLEIN</w:t>
      </w:r>
    </w:p>
    <w:p w14:paraId="5FBC3F28" w14:textId="47872256" w:rsidR="002F7408" w:rsidRPr="00C030CE" w:rsidRDefault="00DA0A72" w:rsidP="00D13082">
      <w:pPr>
        <w:pStyle w:val="KeinLeerraum"/>
        <w:tabs>
          <w:tab w:val="right" w:pos="9923"/>
        </w:tabs>
        <w:jc w:val="center"/>
        <w:rPr>
          <w:lang w:val="de-DE"/>
        </w:rPr>
      </w:pPr>
      <w:r>
        <w:rPr>
          <w:lang w:val="de-DE"/>
        </w:rPr>
        <w:t>Danklstraße 13a</w:t>
      </w:r>
      <w:r w:rsidR="002F7408">
        <w:rPr>
          <w:lang w:val="de-DE"/>
        </w:rPr>
        <w:t xml:space="preserve">, </w:t>
      </w:r>
      <w:r w:rsidR="00B97BC7">
        <w:rPr>
          <w:lang w:val="de-DE"/>
        </w:rPr>
        <w:t>81371</w:t>
      </w:r>
      <w:r w:rsidR="002F7408">
        <w:rPr>
          <w:lang w:val="de-DE"/>
        </w:rPr>
        <w:t xml:space="preserve"> München</w:t>
      </w:r>
    </w:p>
    <w:p w14:paraId="77890E6E" w14:textId="54DB34DD" w:rsidR="002F7408" w:rsidRPr="00C030CE" w:rsidRDefault="00E5043A" w:rsidP="00A30A55">
      <w:pPr>
        <w:pStyle w:val="KeinLeerraum"/>
        <w:tabs>
          <w:tab w:val="right" w:pos="9923"/>
        </w:tabs>
        <w:jc w:val="center"/>
        <w:rPr>
          <w:rFonts w:cs="Calibri Light"/>
          <w:lang w:val="de-DE"/>
        </w:rPr>
      </w:pPr>
      <w:r>
        <w:rPr>
          <w:lang w:val="de-DE"/>
        </w:rPr>
        <w:t xml:space="preserve">Tel.: +49 1702769981 | Mail: </w:t>
      </w:r>
      <w:r w:rsidR="00DA0A72">
        <w:rPr>
          <w:rFonts w:cs="Calibri Light"/>
          <w:lang w:val="de-DE"/>
        </w:rPr>
        <w:t>feli.klein</w:t>
      </w:r>
      <w:r>
        <w:rPr>
          <w:rFonts w:cs="Calibri Light"/>
          <w:lang w:val="de-DE"/>
        </w:rPr>
        <w:t>@</w:t>
      </w:r>
      <w:r w:rsidR="00DA0A72">
        <w:rPr>
          <w:rFonts w:cs="Calibri Light"/>
          <w:lang w:val="de-DE"/>
        </w:rPr>
        <w:t>tum</w:t>
      </w:r>
      <w:r>
        <w:rPr>
          <w:rFonts w:cs="Calibri Light"/>
          <w:lang w:val="de-DE"/>
        </w:rPr>
        <w:t>.</w:t>
      </w:r>
      <w:r w:rsidR="00DA0A72">
        <w:rPr>
          <w:rFonts w:cs="Calibri Light"/>
          <w:lang w:val="de-DE"/>
        </w:rPr>
        <w:t>de</w:t>
      </w:r>
    </w:p>
    <w:p w14:paraId="5E5066DB" w14:textId="365DF5AD" w:rsidR="00840F92" w:rsidRPr="00C030CE" w:rsidRDefault="002F7408" w:rsidP="003A0408">
      <w:pPr>
        <w:pStyle w:val="berschrift1"/>
        <w:pBdr>
          <w:bottom w:val="single" w:sz="4" w:space="1" w:color="auto"/>
        </w:pBdr>
        <w:tabs>
          <w:tab w:val="right" w:pos="9923"/>
        </w:tabs>
        <w:spacing w:before="240" w:after="120"/>
        <w:rPr>
          <w:lang w:val="de-DE"/>
        </w:rPr>
      </w:pPr>
      <w:r>
        <w:rPr>
          <w:lang w:val="de-DE"/>
        </w:rPr>
        <w:t>AUSBILDUNG</w:t>
      </w:r>
    </w:p>
    <w:p w14:paraId="210927FB" w14:textId="77777777" w:rsidR="004C5679" w:rsidRPr="001A2CFD" w:rsidRDefault="004C5679" w:rsidP="004C5679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18"/>
          <w:szCs w:val="18"/>
          <w:lang w:val="de-DE"/>
        </w:rPr>
      </w:pPr>
      <w:r>
        <w:rPr>
          <w:color w:val="000000" w:themeColor="text1"/>
          <w:sz w:val="24"/>
          <w:szCs w:val="24"/>
          <w:lang w:val="de-DE"/>
        </w:rPr>
        <w:t>Technische Universität München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München</w:t>
      </w:r>
    </w:p>
    <w:p w14:paraId="774F8E3D" w14:textId="3F02BB4D" w:rsidR="004C5679" w:rsidRPr="001A2CFD" w:rsidRDefault="004C5679" w:rsidP="004C5679">
      <w:pPr>
        <w:pStyle w:val="KeinLeerraum"/>
        <w:tabs>
          <w:tab w:val="right" w:pos="9923"/>
        </w:tabs>
        <w:spacing w:line="276" w:lineRule="auto"/>
        <w:rPr>
          <w:sz w:val="18"/>
          <w:szCs w:val="18"/>
          <w:lang w:val="de-DE"/>
        </w:rPr>
      </w:pPr>
      <w:r>
        <w:rPr>
          <w:i/>
          <w:iCs/>
          <w:sz w:val="21"/>
          <w:szCs w:val="21"/>
          <w:lang w:val="de-DE"/>
        </w:rPr>
        <w:t>B. Sc. Physik</w:t>
      </w:r>
      <w:r>
        <w:rPr>
          <w:sz w:val="18"/>
          <w:szCs w:val="18"/>
          <w:lang w:val="de-DE"/>
        </w:rPr>
        <w:tab/>
      </w:r>
      <w:r>
        <w:rPr>
          <w:rFonts w:ascii="Calibri Light" w:hAnsi="Calibri Light" w:cs="Calibri Light"/>
          <w:sz w:val="21"/>
          <w:szCs w:val="21"/>
          <w:lang w:val="de-DE"/>
        </w:rPr>
        <w:t>10/2025 - vor. 10/2026</w:t>
      </w:r>
    </w:p>
    <w:p w14:paraId="4210B3FE" w14:textId="2F124F3B" w:rsidR="004C5679" w:rsidRPr="001A2CFD" w:rsidRDefault="004C5679" w:rsidP="004C5679">
      <w:pPr>
        <w:pStyle w:val="Listenabsatz"/>
        <w:numPr>
          <w:ilvl w:val="0"/>
          <w:numId w:val="16"/>
        </w:numPr>
        <w:tabs>
          <w:tab w:val="right" w:pos="9923"/>
        </w:tabs>
        <w:spacing w:before="120" w:after="120" w:line="240" w:lineRule="auto"/>
        <w:rPr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1"/>
          <w:szCs w:val="21"/>
          <w:lang w:val="de-DE"/>
        </w:rPr>
        <w:t>Studium der Physik, um mein mathematisch-analytisches Profil gezielt in Richtung technischer und biophysikalischer Forschung weiterzuentwickeln – mit Schwerpunkt auf Simulation, Dynamik und angewandter Physik</w:t>
      </w:r>
    </w:p>
    <w:p w14:paraId="76010AD3" w14:textId="4B6BD316" w:rsidR="004C5679" w:rsidRPr="001A2CFD" w:rsidRDefault="004C5679" w:rsidP="004C5679">
      <w:pPr>
        <w:pStyle w:val="Listenabsatz"/>
        <w:numPr>
          <w:ilvl w:val="0"/>
          <w:numId w:val="16"/>
        </w:numPr>
        <w:tabs>
          <w:tab w:val="right" w:pos="9923"/>
        </w:tabs>
        <w:spacing w:before="120" w:after="120" w:line="240" w:lineRule="auto"/>
        <w:rPr>
          <w:color w:val="000000" w:themeColor="text1"/>
          <w:sz w:val="21"/>
          <w:szCs w:val="21"/>
          <w:lang w:val="de-DE"/>
        </w:rPr>
      </w:pPr>
      <w:del w:id="0" w:author="Claude" w:date="2026-04-29T10:00:00Z">
        <w:r>
          <w:rPr>
            <w:color w:val="000000" w:themeColor="text1"/>
            <w:sz w:val="21"/>
            <w:szCs w:val="21"/>
            <w:lang w:val="de-DE"/>
          </w:rPr>
          <w:delText>Vorbereitung auf einen Master im Bereich ESPACE oder Applied Physics</w:delText>
        </w:r>
      </w:del>
      <w:r>
        <w:rPr>
          <w:color w:val="000000" w:themeColor="text1"/>
          <w:sz w:val="21"/>
          <w:szCs w:val="21"/>
          <w:lang w:val="de-DE"/>
        </w:rPr>
        <w:t>Gezielte Vorbereitung auf einen Master in Robotics/Cognition/Intelligence, Mathematics in Data Science, ESPACE oder Applied Physics</w:t>
      </w:r>
    </w:p>
    <w:p w14:paraId="3E58BFD1" w14:textId="4DD16AF5" w:rsidR="00840F92" w:rsidRPr="001A2CFD" w:rsidRDefault="00B31C11" w:rsidP="000454FA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Universität Mannheim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Mannheim</w:t>
      </w:r>
    </w:p>
    <w:p w14:paraId="1F63382C" w14:textId="68B8687A" w:rsidR="00C84BB3" w:rsidRPr="001A2CFD" w:rsidRDefault="00C030CE" w:rsidP="000454FA">
      <w:pPr>
        <w:pStyle w:val="KeinLeerraum"/>
        <w:tabs>
          <w:tab w:val="right" w:pos="9923"/>
        </w:tabs>
        <w:spacing w:line="276" w:lineRule="auto"/>
        <w:rPr>
          <w:sz w:val="21"/>
          <w:szCs w:val="21"/>
          <w:lang w:val="de-DE"/>
        </w:rPr>
      </w:pPr>
      <w:r>
        <w:rPr>
          <w:i/>
          <w:iCs/>
          <w:sz w:val="21"/>
          <w:szCs w:val="21"/>
          <w:lang w:val="de-DE"/>
        </w:rPr>
        <w:t>B. Sc. Wirtschaftsmathematik | Note: 2.3</w:t>
      </w:r>
      <w:r>
        <w:rPr>
          <w:sz w:val="21"/>
          <w:szCs w:val="21"/>
          <w:lang w:val="de-DE"/>
        </w:rPr>
        <w:tab/>
      </w:r>
      <w:r>
        <w:rPr>
          <w:rFonts w:ascii="Calibri Light" w:hAnsi="Calibri Light" w:cs="Calibri Light"/>
          <w:sz w:val="21"/>
          <w:szCs w:val="21"/>
          <w:lang w:val="de-DE"/>
        </w:rPr>
        <w:t>09/2020 - 09/2024</w:t>
      </w:r>
    </w:p>
    <w:p w14:paraId="39070C59" w14:textId="4D6F43F7" w:rsidR="00C030CE" w:rsidRPr="001A2CFD" w:rsidRDefault="00C030CE" w:rsidP="00E47520">
      <w:pPr>
        <w:pStyle w:val="Listenabsatz"/>
        <w:numPr>
          <w:ilvl w:val="0"/>
          <w:numId w:val="16"/>
        </w:numPr>
        <w:tabs>
          <w:tab w:val="right" w:pos="9923"/>
        </w:tabs>
        <w:spacing w:before="120" w:after="120" w:line="240" w:lineRule="auto"/>
        <w:ind w:left="714" w:hanging="357"/>
        <w:rPr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1"/>
          <w:szCs w:val="21"/>
          <w:lang w:val="de-DE"/>
        </w:rPr>
        <w:t>Bachelorarbeit: “Mathematische Hirntumormodellierung am Beispiel des Glioblastoms: Analyse der Zelldynamik und Therapieeffekte mittels zeitstetiger Markovketten”</w:t>
      </w:r>
      <w:r>
        <w:rPr>
          <w:color w:val="000000" w:themeColor="text1"/>
          <w:sz w:val="21"/>
          <w:szCs w:val="21"/>
          <w:lang w:val="de-DE"/>
        </w:rPr>
        <w:tab/>
      </w:r>
    </w:p>
    <w:p w14:paraId="6D6B6AFE" w14:textId="0080896C" w:rsidR="00C030CE" w:rsidRPr="001A2CFD" w:rsidRDefault="00C030CE" w:rsidP="00E47520">
      <w:pPr>
        <w:pStyle w:val="Listenabsatz"/>
        <w:numPr>
          <w:ilvl w:val="0"/>
          <w:numId w:val="16"/>
        </w:numPr>
        <w:tabs>
          <w:tab w:val="right" w:pos="9923"/>
        </w:tabs>
        <w:spacing w:before="120" w:after="120" w:line="240" w:lineRule="auto"/>
        <w:ind w:left="714" w:hanging="357"/>
        <w:rPr>
          <w:color w:val="000000" w:themeColor="text1"/>
          <w:sz w:val="21"/>
          <w:szCs w:val="21"/>
          <w:lang w:val="de-DE"/>
        </w:rPr>
      </w:pPr>
      <w:del w:id="1" w:author="Claude" w:date="2026-04-29T10:00:00Z">
        <w:r>
          <w:rPr>
            <w:color w:val="000000" w:themeColor="text1"/>
            <w:sz w:val="21"/>
            <w:szCs w:val="21"/>
            <w:lang w:val="de-DE"/>
          </w:rPr>
          <w:delText>Vertiefungen: Markov-Ketten, Dynamische Systeme, Stochastik, Programmierung</w:delText>
        </w:r>
      </w:del>
      <w:r>
        <w:rPr>
          <w:color w:val="000000" w:themeColor="text1"/>
          <w:sz w:val="21"/>
          <w:szCs w:val="21"/>
          <w:lang w:val="de-DE"/>
        </w:rPr>
        <w:t>Vertiefungen: Markov-Ketten · Stochastische Prozesse · Dynamische Systeme · Numerische Methoden · Wissenschaftliches Programmieren</w:t>
      </w:r>
    </w:p>
    <w:p w14:paraId="508FD2C8" w14:textId="53A6F8B4" w:rsidR="00840F92" w:rsidRPr="001A2CFD" w:rsidRDefault="00000000" w:rsidP="000454FA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 xml:space="preserve">Western Sydney University 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Sydney, Australien</w:t>
      </w:r>
    </w:p>
    <w:p w14:paraId="79795B7F" w14:textId="4E82D3F0" w:rsidR="00363C8B" w:rsidRPr="001A2CFD" w:rsidRDefault="00C030CE" w:rsidP="000454FA">
      <w:pPr>
        <w:pStyle w:val="KeinLeerraum"/>
        <w:tabs>
          <w:tab w:val="right" w:pos="9923"/>
        </w:tabs>
        <w:spacing w:line="276" w:lineRule="auto"/>
        <w:rPr>
          <w:rFonts w:ascii="Calibri Light" w:hAnsi="Calibri Light" w:cs="Calibri Light"/>
          <w:sz w:val="21"/>
          <w:szCs w:val="21"/>
          <w:lang w:val="de-DE"/>
        </w:rPr>
      </w:pPr>
      <w:r>
        <w:rPr>
          <w:i/>
          <w:iCs/>
          <w:sz w:val="21"/>
          <w:szCs w:val="21"/>
          <w:lang w:val="de-DE"/>
        </w:rPr>
        <w:t>Auslandssemester | Mathematics &amp; Computer Science | Note: 1.7</w:t>
      </w:r>
      <w:r>
        <w:rPr>
          <w:i/>
          <w:iCs/>
          <w:sz w:val="21"/>
          <w:szCs w:val="21"/>
          <w:lang w:val="de-DE"/>
        </w:rPr>
        <w:tab/>
      </w:r>
      <w:r>
        <w:rPr>
          <w:rFonts w:ascii="Calibri Light" w:hAnsi="Calibri Light" w:cs="Calibri Light"/>
          <w:sz w:val="21"/>
          <w:szCs w:val="21"/>
          <w:lang w:val="de-DE"/>
        </w:rPr>
        <w:t>07/2023 - 02/2024</w:t>
      </w:r>
    </w:p>
    <w:p w14:paraId="05045818" w14:textId="0E62BC96" w:rsidR="00C030CE" w:rsidRPr="001A2CFD" w:rsidRDefault="00C030CE" w:rsidP="00E47520">
      <w:pPr>
        <w:pStyle w:val="berschrift2"/>
        <w:numPr>
          <w:ilvl w:val="0"/>
          <w:numId w:val="41"/>
        </w:numPr>
        <w:tabs>
          <w:tab w:val="right" w:pos="9923"/>
        </w:tabs>
        <w:spacing w:before="120" w:after="120" w:line="240" w:lineRule="auto"/>
        <w:ind w:left="714" w:hanging="357"/>
        <w:contextualSpacing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1"/>
          <w:szCs w:val="21"/>
          <w:lang w:val="de-DE"/>
        </w:rPr>
      </w:pPr>
      <w:del w:id="2" w:author="Claude" w:date="2026-04-29T10:00:00Z">
        <w:r>
          <w:rPr>
            <w:rFonts w:asciiTheme="minorHAnsi" w:eastAsiaTheme="minorEastAsia" w:hAnsiTheme="minorHAnsi" w:cstheme="minorBidi"/>
            <w:b w:val="0"/>
            <w:bCs w:val="0"/>
            <w:color w:val="000000" w:themeColor="text1"/>
            <w:sz w:val="21"/>
            <w:szCs w:val="21"/>
            <w:lang w:val="de-DE"/>
          </w:rPr>
          <w:delText>Module: Machine Learning, Data Science, Mathematical Modeling</w:delText>
        </w:r>
      </w:del>
      <w: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1"/>
          <w:szCs w:val="21"/>
          <w:lang w:val="de-DE"/>
        </w:rPr>
        <w:t>Module: Machine Learning · Data Science · Mathematical Modeling</w:t>
      </w:r>
    </w:p>
    <w:p w14:paraId="62CA0B87" w14:textId="1CB24A9A" w:rsidR="00C030CE" w:rsidRPr="001A2CFD" w:rsidRDefault="00C030CE" w:rsidP="00E47520">
      <w:pPr>
        <w:pStyle w:val="berschrift2"/>
        <w:numPr>
          <w:ilvl w:val="0"/>
          <w:numId w:val="41"/>
        </w:numPr>
        <w:tabs>
          <w:tab w:val="right" w:pos="9923"/>
        </w:tabs>
        <w:spacing w:before="0" w:after="120" w:line="240" w:lineRule="auto"/>
        <w:ind w:left="714" w:hanging="357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1"/>
          <w:szCs w:val="21"/>
          <w:lang w:val="de-DE"/>
        </w:rPr>
      </w:pPr>
      <w:del w:id="3" w:author="Claude" w:date="2026-04-29T10:00:00Z">
        <w:r>
          <w:rPr>
            <w:rFonts w:asciiTheme="minorHAnsi" w:eastAsiaTheme="minorEastAsia" w:hAnsiTheme="minorHAnsi" w:cstheme="minorBidi"/>
            <w:b w:val="0"/>
            <w:bCs w:val="0"/>
            <w:color w:val="000000" w:themeColor="text1"/>
            <w:sz w:val="21"/>
            <w:szCs w:val="21"/>
            <w:lang w:val="de-DE"/>
          </w:rPr>
          <w:delText>Projekt: Convolutional Neural Network zur Bilddatenvisualisierung</w:delText>
        </w:r>
      </w:del>
      <w: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1"/>
          <w:szCs w:val="21"/>
          <w:lang w:val="de-DE"/>
        </w:rPr>
        <w:t>Projekt: Convolutional Neural Network zur Bildklassifikation mit Visualisierung gelernter Feature-Maps (PyTorch)</w:t>
      </w:r>
    </w:p>
    <w:p w14:paraId="0FFB61D0" w14:textId="46A3866D" w:rsidR="0075669B" w:rsidRPr="001A2CFD" w:rsidRDefault="0075669B" w:rsidP="00E47520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 xml:space="preserve">Rheingau Gymnasium 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Geisenheim</w:t>
      </w:r>
    </w:p>
    <w:p w14:paraId="39E42CAC" w14:textId="41905664" w:rsidR="0075669B" w:rsidRPr="001A2CFD" w:rsidRDefault="007307D9" w:rsidP="000454FA">
      <w:pPr>
        <w:pStyle w:val="KeinLeerraum"/>
        <w:tabs>
          <w:tab w:val="right" w:pos="9923"/>
        </w:tabs>
        <w:spacing w:line="276" w:lineRule="auto"/>
        <w:rPr>
          <w:sz w:val="21"/>
          <w:szCs w:val="21"/>
          <w:lang w:val="de-DE"/>
        </w:rPr>
      </w:pPr>
      <w:r>
        <w:rPr>
          <w:i/>
          <w:iCs/>
          <w:sz w:val="21"/>
          <w:szCs w:val="21"/>
          <w:lang w:val="de-DE"/>
        </w:rPr>
        <w:t>Abitur | Note: 1.9</w:t>
      </w:r>
      <w:r>
        <w:rPr>
          <w:sz w:val="21"/>
          <w:szCs w:val="21"/>
          <w:lang w:val="de-DE"/>
        </w:rPr>
        <w:t xml:space="preserve"> </w:t>
      </w:r>
      <w:r>
        <w:rPr>
          <w:sz w:val="21"/>
          <w:szCs w:val="21"/>
          <w:lang w:val="de-DE"/>
        </w:rPr>
        <w:tab/>
      </w:r>
      <w:r>
        <w:rPr>
          <w:rFonts w:ascii="Calibri Light" w:hAnsi="Calibri Light" w:cs="Calibri Light"/>
          <w:sz w:val="21"/>
          <w:szCs w:val="21"/>
          <w:lang w:val="de-DE"/>
        </w:rPr>
        <w:t>07/2012 - 06/2020</w:t>
      </w:r>
    </w:p>
    <w:p w14:paraId="28B0972D" w14:textId="02B4177D" w:rsidR="009F3F99" w:rsidRPr="001A2CFD" w:rsidRDefault="007307D9" w:rsidP="00E47520">
      <w:pPr>
        <w:pStyle w:val="Listenabsatz"/>
        <w:numPr>
          <w:ilvl w:val="0"/>
          <w:numId w:val="42"/>
        </w:numPr>
        <w:tabs>
          <w:tab w:val="right" w:pos="9923"/>
        </w:tabs>
        <w:spacing w:before="120" w:after="120" w:line="240" w:lineRule="auto"/>
        <w:ind w:left="714" w:hanging="357"/>
        <w:rPr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1"/>
          <w:szCs w:val="21"/>
          <w:lang w:val="de-DE"/>
        </w:rPr>
        <w:t>Erhalt des DPG-Physik Abiturpreises</w:t>
      </w:r>
    </w:p>
    <w:p w14:paraId="390BCEFA" w14:textId="08CE68F1" w:rsidR="00C418E8" w:rsidRPr="00C030CE" w:rsidRDefault="002F7408" w:rsidP="003A0408">
      <w:pPr>
        <w:pStyle w:val="berschrift1"/>
        <w:pBdr>
          <w:bottom w:val="single" w:sz="4" w:space="1" w:color="auto"/>
        </w:pBdr>
        <w:tabs>
          <w:tab w:val="right" w:pos="9923"/>
        </w:tabs>
        <w:spacing w:before="240" w:after="120"/>
        <w:rPr>
          <w:lang w:val="de-DE"/>
        </w:rPr>
      </w:pPr>
      <w:r>
        <w:rPr>
          <w:lang w:val="de-DE"/>
        </w:rPr>
        <w:t>PRAKTISCHE &amp; BERUFSERFAHRUNG</w:t>
      </w:r>
      <w:r>
        <w:rPr>
          <w:lang w:val="de-DE"/>
        </w:rPr>
        <w:tab/>
      </w:r>
    </w:p>
    <w:p w14:paraId="187AD54D" w14:textId="226A1F17" w:rsidR="002D2CEF" w:rsidRPr="001A2CFD" w:rsidRDefault="002D2CEF" w:rsidP="002D2CEF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Deutsche Aircraft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Oberpfaffenhofen</w:t>
      </w:r>
    </w:p>
    <w:p w14:paraId="3B55AAF6" w14:textId="50D8D7DE" w:rsidR="002D2CEF" w:rsidRPr="001A2CFD" w:rsidRDefault="000F7995" w:rsidP="002D2CEF">
      <w:pPr>
        <w:tabs>
          <w:tab w:val="right" w:pos="9923"/>
        </w:tabs>
        <w:spacing w:after="0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i/>
          <w:iCs/>
          <w:color w:val="000000" w:themeColor="text1"/>
          <w:sz w:val="21"/>
          <w:szCs w:val="21"/>
          <w:lang w:val="de-DE"/>
        </w:rPr>
        <w:t>Supply Chain &amp; Digitalisierung Werkstudent, Teilzeit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02/2026 - heute</w:t>
      </w:r>
    </w:p>
    <w:p w14:paraId="3B0BB5AC" w14:textId="5AF2293E" w:rsidR="000F7995" w:rsidRPr="000F7995" w:rsidRDefault="000F7995" w:rsidP="000F7995">
      <w:pPr>
        <w:pStyle w:val="Listenabsatz"/>
        <w:numPr>
          <w:ilvl w:val="0"/>
          <w:numId w:val="22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4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Integration und Optimierung von Lieferkettenprozessen über die SupplyOn-Plattform im Rahmen der Serienfertigung des D328eco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Modellierung und Optimierung des Datenflusses zwischen ERP- und SupplyOn-Plattform für die Serienfertigung des D328eco; Identifikation systemischer Engpässe in der Zulieferkette und Ableitung quantitativer Steuerungsmetriken</w:t>
      </w:r>
    </w:p>
    <w:p w14:paraId="7761DB7A" w14:textId="1910F820" w:rsidR="002D2CEF" w:rsidRPr="001A2CFD" w:rsidRDefault="00E32818" w:rsidP="002D2CEF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TU München – Lehrstuhl für Agrimechatronik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Garching</w:t>
      </w:r>
    </w:p>
    <w:p w14:paraId="002DE071" w14:textId="1B942354" w:rsidR="002D2CEF" w:rsidRPr="001A2CFD" w:rsidRDefault="000F7995" w:rsidP="002D2CEF">
      <w:pPr>
        <w:tabs>
          <w:tab w:val="right" w:pos="9923"/>
        </w:tabs>
        <w:spacing w:after="0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i/>
          <w:iCs/>
          <w:color w:val="000000" w:themeColor="text1"/>
          <w:sz w:val="21"/>
          <w:szCs w:val="21"/>
          <w:lang w:val="de-DE"/>
        </w:rPr>
        <w:t>Studentische Hilfskraft (HiWi), Teilzeit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02/2026 - heute</w:t>
      </w:r>
    </w:p>
    <w:p w14:paraId="3437D986" w14:textId="77777777" w:rsidR="00E32818" w:rsidRPr="00E32818" w:rsidRDefault="00E32818" w:rsidP="000F7995">
      <w:pPr>
        <w:pStyle w:val="Listenabsatz"/>
        <w:numPr>
          <w:ilvl w:val="0"/>
          <w:numId w:val="22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5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Literaturrecherche zu Controlled Traffic Farming und kollaborativen Routing-Algorithmen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Literaturanalyse zu kollaborativen Multi-Agenten-Routing-Algorithmen und Controlled Traffic Farming als kombinatorisches Optimierungsproblem</w:t>
      </w:r>
    </w:p>
    <w:p w14:paraId="5DA0BBF3" w14:textId="77777777" w:rsidR="00E32818" w:rsidRPr="00E32818" w:rsidRDefault="00E32818" w:rsidP="000F7995">
      <w:pPr>
        <w:pStyle w:val="Listenabsatz"/>
        <w:numPr>
          <w:ilvl w:val="0"/>
          <w:numId w:val="22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6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Aufbau einer Simulationsumgebung (Python) zur Erprobung von Routen-Allokations- und Konsens-Algorithmen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Aufbau einer Python-Simulationsumgebung zur Evaluierung von Routen-Allokations- und Konsens-Algorithmen (Auction-Based Allocation, Distributed Consensus) auf realistischen Feldgraphen</w:t>
      </w:r>
    </w:p>
    <w:p w14:paraId="5BF8728B" w14:textId="7F1A8190" w:rsidR="002D2CEF" w:rsidRPr="000F7995" w:rsidRDefault="00E32818" w:rsidP="000F7995">
      <w:pPr>
        <w:pStyle w:val="Listenabsatz"/>
        <w:numPr>
          <w:ilvl w:val="0"/>
          <w:numId w:val="22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7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Implementierung und Evaluation kollaborativer Routing-Algorithmen; Dokumentation mit Sphinx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Implementierung und Performance-Evaluation kollaborativer Routing-Heuristiken (Laufzeit, Lösungsqualität, Skalierung); reproduzierbare Code-Basis mit Sphinx-Dokumentation</w:t>
      </w:r>
    </w:p>
    <w:p w14:paraId="611E19B4" w14:textId="191F2C70" w:rsidR="00B74855" w:rsidRPr="001A2CFD" w:rsidRDefault="00B74855" w:rsidP="00B74855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BMW Group – Forschungs- und Entwicklungszentrum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München</w:t>
      </w:r>
    </w:p>
    <w:p w14:paraId="5ACCEA54" w14:textId="0CF009AE" w:rsidR="00B74855" w:rsidRPr="001A2CFD" w:rsidRDefault="00B74855" w:rsidP="00B74855">
      <w:pPr>
        <w:tabs>
          <w:tab w:val="right" w:pos="9923"/>
        </w:tabs>
        <w:spacing w:after="0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i/>
          <w:iCs/>
          <w:color w:val="000000" w:themeColor="text1"/>
          <w:sz w:val="21"/>
          <w:szCs w:val="21"/>
          <w:lang w:val="de-DE"/>
        </w:rPr>
        <w:t>Logistics &amp; Supply Chain Management Intern, Vollzeit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04/2025 - 09/2025</w:t>
      </w:r>
    </w:p>
    <w:p w14:paraId="00CC6111" w14:textId="33099983" w:rsidR="00E07DA3" w:rsidRPr="001A2CFD" w:rsidRDefault="00E07DA3" w:rsidP="00E07DA3">
      <w:pPr>
        <w:pStyle w:val="Listenabsatz"/>
        <w:numPr>
          <w:ilvl w:val="0"/>
          <w:numId w:val="22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8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Entwickelte ein Forecasting-Dashboard für Achsenaufbauten sämtlicher Prototypen (Python + Power BI) → verbesserte Planungsgenauigkeit und Transparenz.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Entwickelte eine Forecasting-Pipeline für den Bedarf an Achsenaufbauten in der Prototypenfertigung (Python, Time-Series-Modellierung, Power-BI-Visualisierung) → reduzierte Prognosefehler und ermöglichte rollierende Bedarfsplanung.</w:t>
      </w:r>
    </w:p>
    <w:p w14:paraId="3BB48425" w14:textId="37C5924B" w:rsidR="00E07DA3" w:rsidRPr="001A2CFD" w:rsidRDefault="00E07DA3" w:rsidP="00E07DA3">
      <w:pPr>
        <w:pStyle w:val="Listenabsatz"/>
        <w:numPr>
          <w:ilvl w:val="0"/>
          <w:numId w:val="22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9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lastRenderedPageBreak/>
          <w:delText>Konzipierte ein Simulationsmodell zur Lagerauslastung im Versorgungszentrum Parsdorf → identifizierte Optimierungspotenzial bei Bestands- und Entsorgungskosten.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Konzipierte ein diskretes Ereignis-Simulationsmodell der Lagerauslastung im Versorgungszentrum Parsdorf → quantifizierte Engpässe in Bestands- und Entsorgungslogistik und leitete optimale Pufferparameter ab.</w:t>
      </w:r>
    </w:p>
    <w:p w14:paraId="4DAC1F86" w14:textId="3C4AAE9A" w:rsidR="00E07DA3" w:rsidRPr="001A2CFD" w:rsidRDefault="00E07DA3" w:rsidP="00E07DA3">
      <w:pPr>
        <w:pStyle w:val="Listenabsatz"/>
        <w:numPr>
          <w:ilvl w:val="0"/>
          <w:numId w:val="22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10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Unterstützte das Prüfcubing NA0 VS0 8/26 – Koordination technischer Schnittstellen (Konstruktion, Qualität, Lieferanten) und Aufbereitung von CATIA V5 / VisView-Geometriedaten.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Mitwirkung am Prüfcubing NA0 VS0 8/26: Aufbereitung von CATIA-V5-/VisView-Geometriedaten zur Toleranz- und Maßabweichungsanalyse; Abstimmung der technischen Schnittstellen zwischen Konstruktion, Qualität und Lieferanten.</w:t>
      </w:r>
    </w:p>
    <w:p w14:paraId="609AAEDE" w14:textId="67113AEE" w:rsidR="00A30A55" w:rsidRPr="001A2CFD" w:rsidRDefault="00E07DA3" w:rsidP="00E07DA3">
      <w:pPr>
        <w:pStyle w:val="Listenabsatz"/>
        <w:numPr>
          <w:ilvl w:val="0"/>
          <w:numId w:val="22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11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Dokumentierte Qualitätsabweichungen im PQM Next-System (Deutsch &amp; Englisch) und trug zur Effizienzsteigerung in der Prototypenprüfung bei.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Strukturierte Erfassung von Qualitätsabweichungen im PQM-Next-System (DE/EN) als Datenbasis für die statistische Auswertung im Prototypenprüfprozess.</w:t>
      </w:r>
    </w:p>
    <w:p w14:paraId="77DE2639" w14:textId="0853A152" w:rsidR="00B74855" w:rsidRPr="001A2CFD" w:rsidRDefault="00B74855" w:rsidP="002A5F5A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KombiRail Europe B.V.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Frankfurt</w:t>
      </w:r>
    </w:p>
    <w:p w14:paraId="206D4C40" w14:textId="51248071" w:rsidR="00B74855" w:rsidRPr="001A2CFD" w:rsidRDefault="00B74855" w:rsidP="002A5F5A">
      <w:pPr>
        <w:tabs>
          <w:tab w:val="right" w:pos="9923"/>
        </w:tabs>
        <w:spacing w:after="0" w:line="240" w:lineRule="auto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i/>
          <w:iCs/>
          <w:color w:val="000000" w:themeColor="text1"/>
          <w:sz w:val="21"/>
          <w:szCs w:val="21"/>
          <w:lang w:val="de-DE"/>
        </w:rPr>
        <w:t>Executive &amp; Operations Intern, Vollzeit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01 - 31/03/2025</w:t>
      </w:r>
    </w:p>
    <w:p w14:paraId="1AAB1FE4" w14:textId="5C74BCDB" w:rsidR="00A30A55" w:rsidRPr="001A2CFD" w:rsidRDefault="00A30A55" w:rsidP="000A6790">
      <w:pPr>
        <w:pStyle w:val="berschrift2"/>
        <w:numPr>
          <w:ilvl w:val="0"/>
          <w:numId w:val="29"/>
        </w:numPr>
        <w:tabs>
          <w:tab w:val="right" w:pos="9923"/>
        </w:tabs>
        <w:spacing w:before="120" w:after="120" w:line="240" w:lineRule="auto"/>
        <w:ind w:left="714" w:hanging="357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1"/>
          <w:szCs w:val="21"/>
          <w:lang w:val="de-DE"/>
        </w:rPr>
      </w:pPr>
      <w:del w:id="12" w:author="Claude" w:date="2026-04-29T10:00:00Z">
        <w:r>
          <w:rPr>
            <w:rFonts w:asciiTheme="minorHAnsi" w:eastAsiaTheme="minorEastAsia" w:hAnsiTheme="minorHAnsi" w:cstheme="minorBidi"/>
            <w:b w:val="0"/>
            <w:bCs w:val="0"/>
            <w:color w:val="000000" w:themeColor="text1"/>
            <w:sz w:val="21"/>
            <w:szCs w:val="21"/>
            <w:lang w:val="de-DE"/>
          </w:rPr>
          <w:delText>Aufbereitete Finanz- &amp; Performance-Kennzahlen für die Geschäftsführung (Briefing-Deck, Abweichungsanalyse); zeigte Einsparpotenzial von ≈ € 400 k p. a. auf und lieferte Entscheidungsgrundlage für einen Kaufprozess</w:delText>
        </w:r>
      </w:del>
      <w: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1"/>
          <w:szCs w:val="21"/>
          <w:lang w:val="de-DE"/>
        </w:rPr>
        <w:t>Quantitative Analyse operativer und finanzieller Kennzahlen einer Schienenlogistik-Operation; Modellierung von Einsparszenarien (≈ € 400 k p. a.) als Entscheidungsgrundlage für einen M&amp;A-Prozess</w:t>
      </w:r>
    </w:p>
    <w:p w14:paraId="6D9A2E51" w14:textId="7F4E433D" w:rsidR="007E7329" w:rsidRPr="001A2CFD" w:rsidRDefault="007E7329" w:rsidP="007307D9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KPMG - Lighthouse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Saarbrücken</w:t>
      </w:r>
    </w:p>
    <w:p w14:paraId="4EEFD20F" w14:textId="7D38BDC7" w:rsidR="007E7329" w:rsidRPr="001A2CFD" w:rsidRDefault="007E7329" w:rsidP="007E7329">
      <w:pPr>
        <w:tabs>
          <w:tab w:val="right" w:pos="9923"/>
        </w:tabs>
        <w:spacing w:after="0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i/>
          <w:iCs/>
          <w:color w:val="000000" w:themeColor="text1"/>
          <w:sz w:val="21"/>
          <w:szCs w:val="21"/>
          <w:lang w:val="de-DE"/>
        </w:rPr>
        <w:t>Data Science Consulting Intern, Vollzeit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09/2024 - 02/2025</w:t>
      </w:r>
    </w:p>
    <w:p w14:paraId="7C3C9714" w14:textId="316EDC53" w:rsidR="00A30A55" w:rsidRPr="001A2CFD" w:rsidRDefault="00A30A55" w:rsidP="000A6790">
      <w:pPr>
        <w:pStyle w:val="Listenabsatz"/>
        <w:numPr>
          <w:ilvl w:val="0"/>
          <w:numId w:val="37"/>
        </w:numPr>
        <w:spacing w:before="120" w:after="120" w:line="240" w:lineRule="auto"/>
        <w:ind w:left="714" w:hanging="357"/>
        <w:rPr>
          <w:rFonts w:eastAsia="Times New Roman" w:cs="Times New Roman"/>
          <w:sz w:val="21"/>
          <w:szCs w:val="21"/>
          <w:lang w:val="de-DE" w:eastAsia="de-DE"/>
        </w:rPr>
      </w:pPr>
      <w:del w:id="13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Erweiterte das Python-Backend einer Simulationssoftware um neue Analysemodule; Ausführungszeit komplexer Berechnungen −25 % → ermöglichte zusätzliche Szenariostudien für das Fachteam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Erweiterte das Python-Backend einer Simulationssoftware um numerische Analysemodule; algorithmische Optimierung (Vektorisierung, Caching) reduzierte die Laufzeit komplexer Szenarien um −25 %</w:t>
      </w:r>
    </w:p>
    <w:p w14:paraId="3B7CD3F3" w14:textId="711484DF" w:rsidR="00A30A55" w:rsidRPr="001A2CFD" w:rsidRDefault="00A30A55" w:rsidP="000A6790">
      <w:pPr>
        <w:pStyle w:val="Listenabsatz"/>
        <w:numPr>
          <w:ilvl w:val="0"/>
          <w:numId w:val="37"/>
        </w:numPr>
        <w:spacing w:before="120" w:after="120" w:line="240" w:lineRule="auto"/>
        <w:ind w:left="714" w:hanging="357"/>
        <w:rPr>
          <w:rFonts w:eastAsia="Times New Roman" w:cs="Times New Roman"/>
          <w:sz w:val="21"/>
          <w:szCs w:val="21"/>
          <w:lang w:val="de-DE" w:eastAsia="de-DE"/>
        </w:rPr>
      </w:pPr>
      <w:del w:id="14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Automatisierte UI-Regressionstests mit Selenium (Angular-Frontend) und Git/Azure DevOps-Pipeline → manueller Testaufwand −50 % pro Sprint, Release-Zyklus um einen Tag verkürzt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Automatisierte UI-Regressionstests (Selenium, Angular) integriert in eine Git/Azure-DevOps-CI-Pipeline → manueller Testaufwand −50 % pro Sprint und Release-Zyklus um einen Tag verkürzt</w:t>
      </w:r>
    </w:p>
    <w:p w14:paraId="1C5264FB" w14:textId="14501C3C" w:rsidR="00A30A55" w:rsidRPr="003C60E4" w:rsidRDefault="00A30A55" w:rsidP="003C60E4">
      <w:pPr>
        <w:pStyle w:val="Listenabsatz"/>
        <w:numPr>
          <w:ilvl w:val="0"/>
          <w:numId w:val="37"/>
        </w:numPr>
        <w:spacing w:before="120" w:after="120" w:line="240" w:lineRule="auto"/>
        <w:ind w:left="714" w:hanging="357"/>
        <w:rPr>
          <w:rFonts w:eastAsia="Times New Roman" w:cs="Times New Roman"/>
          <w:sz w:val="21"/>
          <w:szCs w:val="21"/>
          <w:lang w:val="de-DE" w:eastAsia="de-DE"/>
        </w:rPr>
      </w:pPr>
      <w:del w:id="15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Optimierte R-Skripte für Rückstellungsprognosen (Vektorisierung &amp; Caching) → lieferte Basis für datenbasierte Handlungsempfehlungen an Mandanten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Refactoring und Performance-Optimierung von R-Skripten für stochastische Rückstellungsprognosen (Vektorisierung, Caching) → Grundlage für quantitative Risikobewertungen</w:t>
      </w:r>
    </w:p>
    <w:p w14:paraId="178D4CB5" w14:textId="7985E9BA" w:rsidR="00363C8B" w:rsidRPr="001A2CFD" w:rsidRDefault="00000000" w:rsidP="00A30A55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Cosuno Ventures GmbH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Berlin</w:t>
      </w:r>
    </w:p>
    <w:p w14:paraId="6822171E" w14:textId="11734839" w:rsidR="00363C8B" w:rsidRPr="001A2CFD" w:rsidRDefault="00000000" w:rsidP="000454FA">
      <w:pPr>
        <w:tabs>
          <w:tab w:val="right" w:pos="9923"/>
        </w:tabs>
        <w:spacing w:after="0"/>
        <w:rPr>
          <w:color w:val="000000" w:themeColor="text1"/>
          <w:sz w:val="21"/>
          <w:szCs w:val="21"/>
          <w:lang w:val="de-DE"/>
        </w:rPr>
      </w:pPr>
      <w:r>
        <w:rPr>
          <w:i/>
          <w:iCs/>
          <w:color w:val="000000" w:themeColor="text1"/>
          <w:sz w:val="21"/>
          <w:szCs w:val="21"/>
          <w:lang w:val="de-DE"/>
        </w:rPr>
        <w:t>Sales Operations Werkstudent, Teilzeit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08/2021 - 09/2022</w:t>
      </w:r>
    </w:p>
    <w:p w14:paraId="5BFFFDBD" w14:textId="5661C2A7" w:rsidR="00A30A55" w:rsidRPr="001A2CFD" w:rsidRDefault="00A30A55" w:rsidP="000A6790">
      <w:pPr>
        <w:pStyle w:val="Listenabsatz"/>
        <w:numPr>
          <w:ilvl w:val="0"/>
          <w:numId w:val="34"/>
        </w:numPr>
        <w:spacing w:before="120" w:after="120" w:line="240" w:lineRule="auto"/>
        <w:ind w:left="714" w:hanging="357"/>
        <w:rPr>
          <w:rFonts w:eastAsia="Times New Roman" w:cs="Times New Roman"/>
          <w:sz w:val="21"/>
          <w:szCs w:val="21"/>
          <w:lang w:val="de-DE" w:eastAsia="de-DE"/>
        </w:rPr>
      </w:pPr>
      <w:del w:id="16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Automatisierte KPI-Reports in HubSpot / Excel – Erstellungszeit von 2 Tagen → 3 h verkürzt und wöchentliche datengetriebene Management-Updates ermöglicht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Konzeption automatisierter Datenpipelines (HubSpot-API, Excel/VBA) zur kontinuierlichen KPI-Auswertung → Reportgenerierung von 2 Tagen → 3 h und wöchentliche datengetriebene Updates</w:t>
      </w:r>
    </w:p>
    <w:p w14:paraId="74100975" w14:textId="2515432D" w:rsidR="00A30A55" w:rsidRPr="001A2CFD" w:rsidRDefault="00A30A55" w:rsidP="00A30A55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Familienweingut Martin Klein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Johannisberg</w:t>
      </w:r>
    </w:p>
    <w:p w14:paraId="5CE15423" w14:textId="6CC473EB" w:rsidR="00A30A55" w:rsidRPr="001A2CFD" w:rsidRDefault="00A30A55" w:rsidP="00A30A55">
      <w:pPr>
        <w:tabs>
          <w:tab w:val="right" w:pos="9923"/>
        </w:tabs>
        <w:spacing w:after="0"/>
        <w:rPr>
          <w:color w:val="000000" w:themeColor="text1"/>
          <w:sz w:val="21"/>
          <w:szCs w:val="21"/>
          <w:lang w:val="de-DE"/>
        </w:rPr>
      </w:pPr>
      <w:r>
        <w:rPr>
          <w:rFonts w:eastAsia="Times New Roman" w:cs="Times New Roman"/>
          <w:sz w:val="21"/>
          <w:szCs w:val="21"/>
          <w:lang w:val="de-DE" w:eastAsia="de-DE"/>
        </w:rPr>
        <w:t>Allround-Mitarbeiter</w:t>
      </w:r>
      <w:r>
        <w:rPr>
          <w:i/>
          <w:iCs/>
          <w:color w:val="000000" w:themeColor="text1"/>
          <w:sz w:val="21"/>
          <w:szCs w:val="21"/>
          <w:lang w:val="de-DE"/>
        </w:rPr>
        <w:t>, Teilzeit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01/2015 - heute</w:t>
      </w:r>
    </w:p>
    <w:p w14:paraId="1482D2EB" w14:textId="0D11F2DF" w:rsidR="00A30A55" w:rsidRPr="001A2CFD" w:rsidRDefault="00A30A55" w:rsidP="000A6790">
      <w:pPr>
        <w:pStyle w:val="Listenabsatz"/>
        <w:numPr>
          <w:ilvl w:val="0"/>
          <w:numId w:val="40"/>
        </w:numPr>
        <w:spacing w:before="120" w:after="120" w:line="240" w:lineRule="auto"/>
        <w:ind w:left="714" w:hanging="357"/>
        <w:rPr>
          <w:rFonts w:eastAsia="Times New Roman" w:cs="Times New Roman"/>
          <w:sz w:val="21"/>
          <w:szCs w:val="21"/>
          <w:lang w:val="de-DE" w:eastAsia="de-DE"/>
        </w:rPr>
      </w:pPr>
      <w:del w:id="17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 xml:space="preserve">Aufbau eines kompletten E-Commerce-Kanals (Woocommerce, SEO) + Online-Marketing 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Aufbau eines E-Commerce-Systems (WooCommerce, SEO, Web-Analytics) inkl. Auswertung von Nutzer- und Conversion-Daten</w:t>
      </w:r>
    </w:p>
    <w:p w14:paraId="5CEECFCC" w14:textId="1DAC4FA7" w:rsidR="002A5F5A" w:rsidRPr="00C030CE" w:rsidRDefault="007307D9" w:rsidP="003A0408">
      <w:pPr>
        <w:pStyle w:val="berschrift1"/>
        <w:pBdr>
          <w:bottom w:val="single" w:sz="4" w:space="1" w:color="auto"/>
        </w:pBdr>
        <w:tabs>
          <w:tab w:val="right" w:pos="9923"/>
        </w:tabs>
        <w:spacing w:before="240" w:after="120"/>
        <w:rPr>
          <w:lang w:val="de-DE"/>
        </w:rPr>
      </w:pPr>
      <w:r>
        <w:rPr>
          <w:lang w:val="de-DE"/>
        </w:rPr>
        <w:t>PROJEKTE</w:t>
      </w:r>
      <w:r>
        <w:rPr>
          <w:lang w:val="de-DE"/>
        </w:rPr>
        <w:tab/>
      </w:r>
    </w:p>
    <w:p w14:paraId="7679F1BE" w14:textId="0C3C5C10" w:rsidR="002A5F5A" w:rsidRPr="001A2CFD" w:rsidRDefault="002A5F5A" w:rsidP="002A5F5A">
      <w:pPr>
        <w:pStyle w:val="berschrift2"/>
        <w:tabs>
          <w:tab w:val="right" w:pos="9923"/>
        </w:tabs>
        <w:spacing w:line="240" w:lineRule="auto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Hackathons &amp; Datathons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Hamburg &amp; Mannheim</w:t>
      </w:r>
    </w:p>
    <w:p w14:paraId="3F3C05B4" w14:textId="43023E51" w:rsidR="002A5F5A" w:rsidRPr="001A2CFD" w:rsidRDefault="002A5F5A" w:rsidP="002A5F5A">
      <w:pPr>
        <w:tabs>
          <w:tab w:val="right" w:pos="9923"/>
        </w:tabs>
        <w:spacing w:after="0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2023 &amp; 2024</w:t>
      </w:r>
    </w:p>
    <w:p w14:paraId="127F6408" w14:textId="42AFE8B7" w:rsidR="003C60E4" w:rsidRPr="003C60E4" w:rsidRDefault="003C60E4" w:rsidP="003C60E4">
      <w:pPr>
        <w:pStyle w:val="Listenabsatz"/>
        <w:numPr>
          <w:ilvl w:val="0"/>
          <w:numId w:val="25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18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 xml:space="preserve">Platz 2 beim ChefTreff Hackathon 2024 (Lufthansa Industry Solutions &amp; ZeroG): Entwicklung einer Prognose-Pipeline (XGBoost + Monte-Carlo-Simulation) zur Optimierung des Bordverpflegungsangebots 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 xml:space="preserve">Platz 2 beim ChefTreff Hackathon 2024 (Lufthansa Industry Solutions &amp; ZeroG): Stochastische Forecasting-Pipeline (XGBoost + Monte-Carlo-Simulation) zur Optimierung der Bordverpflegungsmenge unter Nachfrage-Unsicherheit </w:t>
      </w:r>
      <w:r>
        <w:rPr>
          <w:rFonts w:eastAsia="Times New Roman" w:cs="Times New Roman" w:hint="eastAsia"/>
          <w:sz w:val="21"/>
          <w:szCs w:val="21"/>
          <w:lang w:val="de-DE" w:eastAsia="de-DE"/>
        </w:rPr>
        <w:t>→</w:t>
      </w:r>
      <w:r>
        <w:rPr>
          <w:rFonts w:eastAsia="Times New Roman" w:cs="Times New Roman"/>
          <w:sz w:val="21"/>
          <w:szCs w:val="21"/>
          <w:lang w:val="de-DE" w:eastAsia="de-DE"/>
        </w:rPr>
        <w:t xml:space="preserve"> Lebensmittelabfall −34 % im Szenariotest.</w:t>
      </w:r>
    </w:p>
    <w:p w14:paraId="6B86A38B" w14:textId="257614E6" w:rsidR="003C60E4" w:rsidRPr="001A2CFD" w:rsidRDefault="003C60E4" w:rsidP="003C60E4">
      <w:pPr>
        <w:pStyle w:val="Listenabsatz"/>
        <w:numPr>
          <w:ilvl w:val="0"/>
          <w:numId w:val="25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del w:id="19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 xml:space="preserve">Teilnahme am STADS Datathon 2023 (EY Challenge): Entwicklung eines Python-Algorithmus zur Erkennung doppelter Finanztransaktionen 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 xml:space="preserve">STADS Datathon 2023 (EY Challenge): Matching-Algorithmus zur Erkennung doppelter Finanztransaktionen mittels Fuzzy-Hashing und Feature-Engineering </w:t>
      </w:r>
      <w:r>
        <w:rPr>
          <w:rFonts w:eastAsia="Times New Roman" w:cs="Times New Roman" w:hint="eastAsia"/>
          <w:sz w:val="21"/>
          <w:szCs w:val="21"/>
          <w:lang w:val="de-DE" w:eastAsia="de-DE"/>
        </w:rPr>
        <w:t>→</w:t>
      </w:r>
      <w:r>
        <w:rPr>
          <w:rFonts w:eastAsia="Times New Roman" w:cs="Times New Roman"/>
          <w:sz w:val="21"/>
          <w:szCs w:val="21"/>
          <w:lang w:val="de-DE" w:eastAsia="de-DE"/>
        </w:rPr>
        <w:t xml:space="preserve"> visualisierte Fraud-Heatmap sparte in der Case-Simulation ≈ € 450 k potenzielle Doppelzahlungen/Jahr.</w:t>
      </w:r>
    </w:p>
    <w:p w14:paraId="179DB2A1" w14:textId="4C95FC89" w:rsidR="00B74855" w:rsidRPr="00C030CE" w:rsidRDefault="00B74855" w:rsidP="003A0408">
      <w:pPr>
        <w:pStyle w:val="berschrift1"/>
        <w:pBdr>
          <w:bottom w:val="single" w:sz="4" w:space="1" w:color="auto"/>
        </w:pBdr>
        <w:tabs>
          <w:tab w:val="right" w:pos="9923"/>
        </w:tabs>
        <w:spacing w:before="240" w:after="120"/>
        <w:rPr>
          <w:lang w:val="de-DE"/>
        </w:rPr>
      </w:pPr>
      <w:r>
        <w:rPr>
          <w:lang w:val="de-DE"/>
        </w:rPr>
        <w:t>ENGAGEMENT</w:t>
      </w:r>
    </w:p>
    <w:p w14:paraId="443AF806" w14:textId="528FD737" w:rsidR="00A703C5" w:rsidRPr="00A703C5" w:rsidRDefault="00A703C5" w:rsidP="00A703C5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 w:rsidRPr="00A703C5">
        <w:rPr>
          <w:color w:val="000000" w:themeColor="text1"/>
          <w:sz w:val="24"/>
          <w:szCs w:val="24"/>
          <w:lang w:val="de-DE"/>
        </w:rPr>
        <w:t>HORYZN Student Aerospace Initiative</w:t>
      </w:r>
      <w:r w:rsidRPr="00A703C5"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 xml:space="preserve"> </w:t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ab/>
        <w:t>München</w:t>
      </w:r>
      <w:r>
        <w:rPr>
          <w:color w:val="000000" w:themeColor="text1"/>
          <w:sz w:val="24"/>
          <w:szCs w:val="24"/>
          <w:lang w:val="de-DE"/>
        </w:rPr>
        <w:br/>
      </w:r>
      <w:r w:rsidRPr="00A703C5">
        <w:rPr>
          <w:rFonts w:asciiTheme="minorHAnsi" w:eastAsiaTheme="minorEastAsia" w:hAnsiTheme="minorHAnsi" w:cstheme="minorBidi"/>
          <w:b w:val="0"/>
          <w:bCs w:val="0"/>
          <w:i/>
          <w:iCs/>
          <w:color w:val="000000" w:themeColor="text1"/>
          <w:sz w:val="21"/>
          <w:szCs w:val="21"/>
          <w:lang w:val="de-DE"/>
        </w:rPr>
        <w:t>Aerostructures Team</w:t>
      </w:r>
      <w:r>
        <w:rPr>
          <w:rFonts w:asciiTheme="minorHAnsi" w:eastAsiaTheme="minorEastAsia" w:hAnsiTheme="minorHAnsi" w:cstheme="minorBidi"/>
          <w:b w:val="0"/>
          <w:bCs w:val="0"/>
          <w:i/>
          <w:iCs/>
          <w:color w:val="000000" w:themeColor="text1"/>
          <w:sz w:val="21"/>
          <w:szCs w:val="21"/>
          <w:lang w:val="de-DE"/>
        </w:rPr>
        <w:tab/>
      </w:r>
      <w:r w:rsidRPr="00A703C5">
        <w:rPr>
          <w:rFonts w:ascii="Calibri Light" w:eastAsiaTheme="minorEastAsia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01/05 - heute</w:t>
      </w:r>
    </w:p>
    <w:p w14:paraId="2549D0D4" w14:textId="77777777" w:rsidR="00A703C5" w:rsidRPr="00A703C5" w:rsidRDefault="00A703C5" w:rsidP="00A703C5">
      <w:pPr>
        <w:pStyle w:val="Listenabsatz"/>
        <w:numPr>
          <w:ilvl w:val="0"/>
          <w:numId w:val="27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r w:rsidRPr="00A703C5">
        <w:rPr>
          <w:rFonts w:eastAsia="Times New Roman" w:cs="Times New Roman"/>
          <w:sz w:val="21"/>
          <w:szCs w:val="21"/>
          <w:lang w:val="de-DE" w:eastAsia="de-DE"/>
        </w:rPr>
        <w:t>Verantwortlich für die Entwicklung und Optimierung des Landegestells autonomer Flugkonzepte</w:t>
      </w:r>
    </w:p>
    <w:p w14:paraId="1BDD15E8" w14:textId="77777777" w:rsidR="00A703C5" w:rsidRPr="00A703C5" w:rsidRDefault="00A703C5" w:rsidP="00A703C5">
      <w:pPr>
        <w:pStyle w:val="Listenabsatz"/>
        <w:numPr>
          <w:ilvl w:val="0"/>
          <w:numId w:val="27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r w:rsidRPr="00A703C5">
        <w:rPr>
          <w:rFonts w:eastAsia="Times New Roman" w:cs="Times New Roman"/>
          <w:sz w:val="21"/>
          <w:szCs w:val="21"/>
          <w:lang w:val="de-DE" w:eastAsia="de-DE"/>
        </w:rPr>
        <w:t>Analyse von Landestabilität, Stoßabsorption und strukturellen Randbedingungen</w:t>
      </w:r>
    </w:p>
    <w:p w14:paraId="0B9E244D" w14:textId="77777777" w:rsidR="00A703C5" w:rsidRPr="00A703C5" w:rsidRDefault="00A703C5" w:rsidP="00A703C5">
      <w:pPr>
        <w:pStyle w:val="Listenabsatz"/>
        <w:numPr>
          <w:ilvl w:val="0"/>
          <w:numId w:val="27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r w:rsidRPr="00A703C5">
        <w:rPr>
          <w:rFonts w:eastAsia="Times New Roman" w:cs="Times New Roman"/>
          <w:sz w:val="21"/>
          <w:szCs w:val="21"/>
          <w:lang w:val="de-DE" w:eastAsia="de-DE"/>
        </w:rPr>
        <w:t>Unterstützung bei CAD-Prototyping und interdisziplinären Aerospace-Projekten</w:t>
      </w:r>
    </w:p>
    <w:p w14:paraId="211EAED7" w14:textId="77777777" w:rsidR="00A703C5" w:rsidRDefault="00A703C5" w:rsidP="00B74855">
      <w:pPr>
        <w:pStyle w:val="berschrift2"/>
        <w:tabs>
          <w:tab w:val="right" w:pos="9923"/>
        </w:tabs>
        <w:spacing w:before="0" w:line="240" w:lineRule="auto"/>
        <w:rPr>
          <w:color w:val="000000" w:themeColor="text1"/>
          <w:sz w:val="24"/>
          <w:szCs w:val="24"/>
          <w:lang w:val="de-DE"/>
        </w:rPr>
      </w:pPr>
    </w:p>
    <w:p w14:paraId="732CF34A" w14:textId="77777777" w:rsidR="00A703C5" w:rsidRDefault="00A703C5" w:rsidP="00B74855">
      <w:pPr>
        <w:pStyle w:val="berschrift2"/>
        <w:tabs>
          <w:tab w:val="right" w:pos="9923"/>
        </w:tabs>
        <w:spacing w:before="0" w:line="240" w:lineRule="auto"/>
        <w:rPr>
          <w:color w:val="000000" w:themeColor="text1"/>
          <w:sz w:val="24"/>
          <w:szCs w:val="24"/>
          <w:lang w:val="de-DE"/>
        </w:rPr>
      </w:pPr>
    </w:p>
    <w:p w14:paraId="1B28E592" w14:textId="520A60B5" w:rsidR="00B74855" w:rsidRPr="001A2CFD" w:rsidRDefault="007307D9" w:rsidP="00B74855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Volunteer Teacher – Indian High School, Jaipur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Jaipur, Indien</w:t>
      </w:r>
    </w:p>
    <w:p w14:paraId="0AFBC285" w14:textId="70E3E9E2" w:rsidR="00B74855" w:rsidRPr="001A2CFD" w:rsidRDefault="007307D9" w:rsidP="00B74855">
      <w:pPr>
        <w:tabs>
          <w:tab w:val="right" w:pos="9923"/>
        </w:tabs>
        <w:spacing w:after="0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i/>
          <w:iCs/>
          <w:color w:val="000000" w:themeColor="text1"/>
          <w:sz w:val="21"/>
          <w:szCs w:val="21"/>
          <w:lang w:val="de-DE"/>
        </w:rPr>
        <w:t>Nachmittagsprogramm, ca. 5 Tage/Woche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18/08 - 31/09/2025</w:t>
      </w:r>
    </w:p>
    <w:p w14:paraId="294ED828" w14:textId="014AF0E5" w:rsidR="004C5679" w:rsidRPr="001A2CFD" w:rsidRDefault="004C5679" w:rsidP="004C5679">
      <w:pPr>
        <w:pStyle w:val="Listenabsatz"/>
        <w:numPr>
          <w:ilvl w:val="0"/>
          <w:numId w:val="27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r>
        <w:rPr>
          <w:rFonts w:eastAsia="Times New Roman" w:cs="Times New Roman" w:hint="eastAsia"/>
          <w:sz w:val="21"/>
          <w:szCs w:val="21"/>
          <w:lang w:val="de-DE" w:eastAsia="de-DE"/>
        </w:rPr>
        <w:t xml:space="preserve">Konzipierte und leitete einen praxisorientierten Kurs „English for Job Interviews“ (Ø </w:t>
      </w:r>
      <w:r>
        <w:rPr>
          <w:rFonts w:eastAsia="Times New Roman" w:cs="Times New Roman"/>
          <w:sz w:val="21"/>
          <w:szCs w:val="21"/>
          <w:lang w:val="de-DE" w:eastAsia="de-DE"/>
        </w:rPr>
        <w:t>30</w:t>
      </w:r>
      <w:r>
        <w:rPr>
          <w:rFonts w:eastAsia="Times New Roman" w:cs="Times New Roman" w:hint="eastAsia"/>
          <w:sz w:val="21"/>
          <w:szCs w:val="21"/>
          <w:lang w:val="de-DE" w:eastAsia="de-DE"/>
        </w:rPr>
        <w:t xml:space="preserve"> Schülerinnen, Klassen 10–12) → messbares Ergebnis: jeder Teilnehmende absolvierte am Ende ein simuliertes Interview auf B2-Niveau.</w:t>
      </w:r>
    </w:p>
    <w:p w14:paraId="1D689232" w14:textId="3D8EEB3F" w:rsidR="007307D9" w:rsidRPr="001A2CFD" w:rsidRDefault="004C5679" w:rsidP="004C5679">
      <w:pPr>
        <w:pStyle w:val="Listenabsatz"/>
        <w:numPr>
          <w:ilvl w:val="0"/>
          <w:numId w:val="27"/>
        </w:num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  <w:r>
        <w:rPr>
          <w:rFonts w:eastAsia="Times New Roman" w:cs="Times New Roman"/>
          <w:sz w:val="21"/>
          <w:szCs w:val="21"/>
          <w:lang w:val="de-DE" w:eastAsia="de-DE"/>
        </w:rPr>
        <w:t>Entwickelte und implementierte das Modul „Digital Literacy &amp; AI“ – Schüler erstellten eigenständig CVs, nutzten generative KI für Recherche und kleine Python-Projekte; am Ende präsentierte jede Gruppe ein funktionsfähiges Mini-Tool.</w:t>
      </w:r>
    </w:p>
    <w:p w14:paraId="0CD089E4" w14:textId="30E32461" w:rsidR="00B74855" w:rsidRPr="001A2CFD" w:rsidRDefault="007307D9" w:rsidP="00B74855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TG Rüdesheim „JuSki“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Mühlbach am Hochkönig, Österreich</w:t>
      </w:r>
    </w:p>
    <w:p w14:paraId="3746AF25" w14:textId="76321144" w:rsidR="00B74855" w:rsidRPr="001A2CFD" w:rsidRDefault="007307D9" w:rsidP="00B74855">
      <w:pPr>
        <w:tabs>
          <w:tab w:val="right" w:pos="9923"/>
        </w:tabs>
        <w:spacing w:after="0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i/>
          <w:iCs/>
          <w:color w:val="000000" w:themeColor="text1"/>
          <w:sz w:val="21"/>
          <w:szCs w:val="21"/>
          <w:lang w:val="de-DE"/>
        </w:rPr>
        <w:t>Snowboard Lehrer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01/2024 &amp; 01/2025, je eine Woche</w:t>
      </w:r>
    </w:p>
    <w:p w14:paraId="5747B710" w14:textId="6C409A9C" w:rsidR="007307D9" w:rsidRPr="001A2CFD" w:rsidRDefault="004B2E98" w:rsidP="00F6354E">
      <w:pPr>
        <w:pStyle w:val="Listenabsatz"/>
        <w:numPr>
          <w:ilvl w:val="0"/>
          <w:numId w:val="27"/>
        </w:numPr>
        <w:spacing w:before="120" w:after="120" w:line="240" w:lineRule="auto"/>
        <w:ind w:left="714" w:hanging="357"/>
        <w:rPr>
          <w:rFonts w:eastAsia="Times New Roman" w:cs="Times New Roman"/>
          <w:sz w:val="21"/>
          <w:szCs w:val="21"/>
          <w:lang w:val="de-DE" w:eastAsia="de-DE"/>
        </w:rPr>
      </w:pPr>
      <w:r>
        <w:rPr>
          <w:rFonts w:eastAsia="Times New Roman" w:cs="Times New Roman"/>
          <w:sz w:val="21"/>
          <w:szCs w:val="21"/>
          <w:lang w:val="de-DE" w:eastAsia="de-DE"/>
        </w:rPr>
        <w:t>Snowboard-Lehrer für 50 Jugendliche (14–17 J.) im Rahmen eines 12-köpfigen Teams.</w:t>
      </w:r>
    </w:p>
    <w:p w14:paraId="72597445" w14:textId="49EB3F09" w:rsidR="008F713D" w:rsidRPr="001A2CFD" w:rsidRDefault="008F713D" w:rsidP="008F713D">
      <w:pPr>
        <w:pStyle w:val="berschrift2"/>
        <w:tabs>
          <w:tab w:val="right" w:pos="9923"/>
        </w:tabs>
        <w:spacing w:before="0" w:line="240" w:lineRule="auto"/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</w:pPr>
      <w:r>
        <w:rPr>
          <w:color w:val="000000" w:themeColor="text1"/>
          <w:sz w:val="24"/>
          <w:szCs w:val="24"/>
          <w:lang w:val="de-DE"/>
        </w:rPr>
        <w:t>STADS – Student Association for Data Analytics &amp; Statistics</w:t>
      </w:r>
      <w:r>
        <w:rPr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b w:val="0"/>
          <w:bCs w:val="0"/>
          <w:color w:val="000000" w:themeColor="text1"/>
          <w:sz w:val="21"/>
          <w:szCs w:val="21"/>
          <w:lang w:val="de-DE"/>
        </w:rPr>
        <w:t>Mannheim</w:t>
      </w:r>
    </w:p>
    <w:p w14:paraId="7C6BAD78" w14:textId="28D70974" w:rsidR="007307D9" w:rsidRPr="001A2CFD" w:rsidRDefault="008F713D" w:rsidP="00A30A55">
      <w:pPr>
        <w:tabs>
          <w:tab w:val="right" w:pos="9923"/>
        </w:tabs>
        <w:spacing w:after="0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i/>
          <w:iCs/>
          <w:color w:val="000000" w:themeColor="text1"/>
          <w:sz w:val="21"/>
          <w:szCs w:val="21"/>
          <w:lang w:val="de-DE"/>
        </w:rPr>
        <w:t>Member</w:t>
      </w:r>
      <w:r>
        <w:rPr>
          <w:color w:val="000000" w:themeColor="text1"/>
          <w:sz w:val="21"/>
          <w:szCs w:val="21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09/2022 - 09/2025</w:t>
      </w:r>
    </w:p>
    <w:p w14:paraId="320A6A3A" w14:textId="489080DD" w:rsidR="00A30A55" w:rsidRPr="001A2CFD" w:rsidRDefault="00A30A55" w:rsidP="000A6790">
      <w:pPr>
        <w:pStyle w:val="Listenabsatz"/>
        <w:numPr>
          <w:ilvl w:val="0"/>
          <w:numId w:val="39"/>
        </w:numPr>
        <w:tabs>
          <w:tab w:val="right" w:pos="9923"/>
        </w:tabs>
        <w:spacing w:before="120" w:after="120" w:line="240" w:lineRule="auto"/>
        <w:ind w:left="714" w:hanging="357"/>
        <w:rPr>
          <w:rFonts w:cs="Calibri Light"/>
          <w:color w:val="000000" w:themeColor="text1"/>
          <w:sz w:val="21"/>
          <w:szCs w:val="21"/>
          <w:lang w:val="de-DE"/>
        </w:rPr>
      </w:pPr>
      <w:del w:id="20" w:author="Claude" w:date="2026-04-29T10:00:00Z">
        <w:r>
          <w:rPr>
            <w:rFonts w:cs="Calibri Light"/>
            <w:color w:val="000000" w:themeColor="text1"/>
            <w:sz w:val="21"/>
            <w:szCs w:val="21"/>
            <w:lang w:val="de-DE"/>
          </w:rPr>
          <w:delText>Teilnahme an über 20 Workshops &amp; Gastvorträgen führender Unternehmen (u. a. SAP, McKinsey, Mercedes-Benz Consulting) → Aufbau eines breiten Netzwerks in Analytics &amp; Consulting</w:delText>
        </w:r>
      </w:del>
      <w:r>
        <w:rPr>
          <w:rFonts w:cs="Calibri Light"/>
          <w:color w:val="000000" w:themeColor="text1"/>
          <w:sz w:val="21"/>
          <w:szCs w:val="21"/>
          <w:lang w:val="de-DE"/>
        </w:rPr>
        <w:t>Teilnahme an über 20 Workshops und Gastvorträgen zu Data Science, Statistik und Machine Learning (u. a. SAP, Mercedes-Benz)</w:t>
      </w:r>
    </w:p>
    <w:p w14:paraId="7169D12F" w14:textId="541900C9" w:rsidR="00B74855" w:rsidRPr="001A2CFD" w:rsidRDefault="008F713D" w:rsidP="00B74855">
      <w:pPr>
        <w:tabs>
          <w:tab w:val="right" w:pos="9923"/>
        </w:tabs>
        <w:spacing w:after="0" w:line="240" w:lineRule="auto"/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</w:pP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de-DE"/>
        </w:rPr>
        <w:t>Fachschaft Mathematik – Universität Mannheim</w:t>
      </w: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de-DE"/>
        </w:rPr>
        <w:tab/>
      </w:r>
      <w:r>
        <w:rPr>
          <w:rFonts w:ascii="Calibri Light" w:hAnsi="Calibri Light" w:cs="Calibri Light"/>
          <w:color w:val="000000" w:themeColor="text1"/>
          <w:sz w:val="21"/>
          <w:szCs w:val="21"/>
          <w:lang w:val="de-DE"/>
        </w:rPr>
        <w:t>Mannheim</w:t>
      </w:r>
    </w:p>
    <w:p w14:paraId="1971AB2B" w14:textId="33F50572" w:rsidR="00602EA4" w:rsidRPr="00602EA4" w:rsidRDefault="008F713D" w:rsidP="008F713D">
      <w:pPr>
        <w:tabs>
          <w:tab w:val="right" w:pos="9923"/>
        </w:tabs>
        <w:spacing w:after="0"/>
        <w:rPr>
          <w:rFonts w:ascii="Calibri Light" w:hAnsi="Calibri Light" w:cs="Calibri Light"/>
          <w:sz w:val="21"/>
          <w:szCs w:val="21"/>
          <w:lang w:val="de-DE"/>
        </w:rPr>
      </w:pPr>
      <w:r>
        <w:rPr>
          <w:rFonts w:cstheme="majorHAnsi"/>
          <w:i/>
          <w:iCs/>
          <w:sz w:val="21"/>
          <w:szCs w:val="21"/>
          <w:lang w:val="de-DE"/>
        </w:rPr>
        <w:t>Qualitätssicherung</w:t>
      </w:r>
      <w:r>
        <w:rPr>
          <w:rFonts w:cstheme="majorHAnsi"/>
          <w:i/>
          <w:iCs/>
          <w:sz w:val="21"/>
          <w:szCs w:val="21"/>
          <w:lang w:val="de-DE"/>
        </w:rPr>
        <w:tab/>
      </w:r>
      <w:r>
        <w:rPr>
          <w:rFonts w:ascii="Calibri Light" w:hAnsi="Calibri Light" w:cs="Calibri Light"/>
          <w:sz w:val="21"/>
          <w:szCs w:val="21"/>
          <w:lang w:val="de-DE"/>
        </w:rPr>
        <w:t>09/2022 - 09/2023</w:t>
      </w:r>
    </w:p>
    <w:p w14:paraId="5B24C8C4" w14:textId="0DFF210B" w:rsidR="007307D9" w:rsidRDefault="007307D9" w:rsidP="000A6790">
      <w:pPr>
        <w:pStyle w:val="Listenabsatz"/>
        <w:numPr>
          <w:ilvl w:val="0"/>
          <w:numId w:val="27"/>
        </w:numPr>
        <w:spacing w:before="120" w:after="120" w:line="240" w:lineRule="auto"/>
        <w:ind w:left="714" w:hanging="357"/>
        <w:rPr>
          <w:rFonts w:eastAsia="Times New Roman" w:cs="Times New Roman"/>
          <w:sz w:val="21"/>
          <w:szCs w:val="21"/>
          <w:lang w:val="de-DE" w:eastAsia="de-DE"/>
        </w:rPr>
      </w:pPr>
      <w:del w:id="21" w:author="Claude" w:date="2026-04-29T10:00:00Z">
        <w:r>
          <w:rPr>
            <w:rFonts w:eastAsia="Times New Roman" w:cs="Times New Roman"/>
            <w:sz w:val="21"/>
            <w:szCs w:val="21"/>
            <w:lang w:val="de-DE" w:eastAsia="de-DE"/>
          </w:rPr>
          <w:delText>Verwaltete ein Jahresbudget von ≈ € 500 000 für alle Studierende und führte fachschaftsbasierte Priorisierung ein → 20 % Mittelverwendung für Fachschaft der Mathematik</w:delText>
        </w:r>
      </w:del>
      <w:r>
        <w:rPr>
          <w:rFonts w:eastAsia="Times New Roman" w:cs="Times New Roman"/>
          <w:sz w:val="21"/>
          <w:szCs w:val="21"/>
          <w:lang w:val="de-DE" w:eastAsia="de-DE"/>
        </w:rPr>
        <w:t>Mitwirkung an der Allokation eines Jahresbudgets (≈ € 500 000); Etablierung eines transparenten, fachschaftsbasierten Priorisierungsverfahrens → +20 % Mittelanteil für die Mathematik-Fachschaft</w:t>
      </w:r>
    </w:p>
    <w:p w14:paraId="5F87A0D9" w14:textId="77777777" w:rsidR="00A703C5" w:rsidRPr="00A703C5" w:rsidRDefault="00A703C5" w:rsidP="00A703C5">
      <w:pPr>
        <w:spacing w:before="120" w:after="120" w:line="240" w:lineRule="auto"/>
        <w:rPr>
          <w:rFonts w:eastAsia="Times New Roman" w:cs="Times New Roman"/>
          <w:sz w:val="21"/>
          <w:szCs w:val="21"/>
          <w:lang w:val="de-DE" w:eastAsia="de-DE"/>
        </w:rPr>
      </w:pPr>
    </w:p>
    <w:p w14:paraId="44274DC2" w14:textId="7E79C9CD" w:rsidR="00434947" w:rsidRPr="00434947" w:rsidRDefault="00434947" w:rsidP="003A0408">
      <w:pPr>
        <w:pStyle w:val="berschrift1"/>
        <w:pBdr>
          <w:bottom w:val="single" w:sz="4" w:space="1" w:color="auto"/>
        </w:pBdr>
        <w:tabs>
          <w:tab w:val="right" w:pos="9923"/>
        </w:tabs>
        <w:spacing w:before="240" w:after="120"/>
        <w:rPr>
          <w:lang w:val="de-DE"/>
        </w:rPr>
      </w:pPr>
      <w:r>
        <w:rPr>
          <w:lang w:val="de-DE"/>
        </w:rPr>
        <w:t>SKILLS</w:t>
      </w:r>
    </w:p>
    <w:p w14:paraId="227A51FF" w14:textId="565F6ED5" w:rsidR="004E3B71" w:rsidRPr="00602EA4" w:rsidRDefault="00A30A55" w:rsidP="00602EA4">
      <w:pPr>
        <w:pStyle w:val="KeinLeerraum"/>
        <w:rPr>
          <w:sz w:val="21"/>
          <w:szCs w:val="21"/>
          <w:lang w:val="de-DE"/>
        </w:rPr>
      </w:pPr>
      <w:del w:id="22" w:author="Claude" w:date="2026-04-29T10:00:00Z">
        <w:r>
          <w:rPr>
            <w:sz w:val="21"/>
            <w:szCs w:val="21"/>
            <w:lang w:val="de-DE"/>
          </w:rPr>
          <w:delText>Sprachen: Deutsch (Muttersprache) · Englisch (C2) · Spanisch (B1) · Japanisch (A2)</w:delText>
        </w:r>
        <w:r>
          <w:rPr>
            <w:sz w:val="21"/>
            <w:szCs w:val="21"/>
            <w:lang w:val="de-DE"/>
          </w:rPr>
          <w:br/>
          <w:delText>Programmiersprachen: Python (Pandas, Scikit-Learn, PyTorch) · Julia · R Studio · MATLAB</w:delText>
        </w:r>
        <w:r>
          <w:rPr>
            <w:sz w:val="21"/>
            <w:szCs w:val="21"/>
            <w:lang w:val="de-DE"/>
          </w:rPr>
          <w:br/>
          <w:delText>Tools: Git · Salesforce · HubSpot · Predictive Analytics · Financial Modelling</w:delText>
        </w:r>
        <w:r>
          <w:rPr>
            <w:sz w:val="21"/>
            <w:szCs w:val="21"/>
            <w:lang w:val="de-DE"/>
          </w:rPr>
          <w:br/>
          <w:delText>Interessen: Automatisierungen · Marathonläufer · Snowboarden &amp; Surfen · Physik</w:delText>
        </w:r>
      </w:del>
      <w:r>
        <w:rPr>
          <w:sz w:val="21"/>
          <w:szCs w:val="21"/>
          <w:lang w:val="de-DE"/>
        </w:rPr>
        <w:t>Sprachen: Deutsch (Muttersprache) · Englisch (C2) · Spanisch (B1) · Japanisch (A2)</w:t>
      </w:r>
      <w:r>
        <w:rPr>
          <w:sz w:val="21"/>
          <w:szCs w:val="21"/>
          <w:lang w:val="de-DE"/>
        </w:rPr>
        <w:br/>
        <w:t>Programmiersprachen: Python (NumPy, Pandas, Scikit-Learn, PyTorch) · Julia · R · MATLAB · C++ (Grundlagen)</w:t>
      </w:r>
      <w:r>
        <w:rPr>
          <w:sz w:val="21"/>
          <w:szCs w:val="21"/>
          <w:lang w:val="de-DE"/>
        </w:rPr>
        <w:br/>
        <w:t>Mathematische Methoden: Markov-Ketten · Stochastische Prozesse · Dynamische Systeme · Numerische Optimierung · Monte-Carlo-Simulation · Machine Learning</w:t>
      </w:r>
      <w:r>
        <w:rPr>
          <w:sz w:val="21"/>
          <w:szCs w:val="21"/>
          <w:lang w:val="de-DE"/>
        </w:rPr>
        <w:br/>
        <w:t>Tools: Git · LaTeX · Sphinx · Power BI · Azure DevOps (CI/CD) · CATIA V5</w:t>
      </w:r>
      <w:r>
        <w:rPr>
          <w:sz w:val="21"/>
          <w:szCs w:val="21"/>
          <w:lang w:val="de-DE"/>
        </w:rPr>
        <w:br/>
        <w:t>Interessen: Physik · Marathonläufer · Snowboarden &amp; Surfen · Automatisierungen</w:t>
      </w:r>
    </w:p>
    <w:sectPr w:rsidR="004E3B71" w:rsidRPr="00602EA4" w:rsidSect="00602EA4">
      <w:pgSz w:w="12240" w:h="15840"/>
      <w:pgMar w:top="448" w:right="1084" w:bottom="312" w:left="12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D81CD" w14:textId="77777777" w:rsidR="009F13A4" w:rsidRDefault="009F13A4" w:rsidP="0022775C">
      <w:pPr>
        <w:spacing w:after="0" w:line="240" w:lineRule="auto"/>
      </w:pPr>
      <w:r>
        <w:separator/>
      </w:r>
    </w:p>
  </w:endnote>
  <w:endnote w:type="continuationSeparator" w:id="0">
    <w:p w14:paraId="615874BA" w14:textId="77777777" w:rsidR="009F13A4" w:rsidRDefault="009F13A4" w:rsidP="00227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F5FF" w14:textId="77777777" w:rsidR="009F13A4" w:rsidRDefault="009F13A4" w:rsidP="0022775C">
      <w:pPr>
        <w:spacing w:after="0" w:line="240" w:lineRule="auto"/>
      </w:pPr>
      <w:r>
        <w:separator/>
      </w:r>
    </w:p>
  </w:footnote>
  <w:footnote w:type="continuationSeparator" w:id="0">
    <w:p w14:paraId="07633357" w14:textId="77777777" w:rsidR="009F13A4" w:rsidRDefault="009F13A4" w:rsidP="00227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832A7"/>
    <w:multiLevelType w:val="hybridMultilevel"/>
    <w:tmpl w:val="972CEAEE"/>
    <w:lvl w:ilvl="0" w:tplc="0407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03504214"/>
    <w:multiLevelType w:val="hybridMultilevel"/>
    <w:tmpl w:val="84DC58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87284B"/>
    <w:multiLevelType w:val="hybridMultilevel"/>
    <w:tmpl w:val="DF64AF38"/>
    <w:lvl w:ilvl="0" w:tplc="167616A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875EB9"/>
    <w:multiLevelType w:val="hybridMultilevel"/>
    <w:tmpl w:val="56C2C3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F5093"/>
    <w:multiLevelType w:val="hybridMultilevel"/>
    <w:tmpl w:val="C82246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9D01E1"/>
    <w:multiLevelType w:val="hybridMultilevel"/>
    <w:tmpl w:val="A9F00F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FF0E5E"/>
    <w:multiLevelType w:val="hybridMultilevel"/>
    <w:tmpl w:val="3A0097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E0631"/>
    <w:multiLevelType w:val="hybridMultilevel"/>
    <w:tmpl w:val="719CF43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09746F"/>
    <w:multiLevelType w:val="hybridMultilevel"/>
    <w:tmpl w:val="0D64163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5C66349"/>
    <w:multiLevelType w:val="hybridMultilevel"/>
    <w:tmpl w:val="6FD0D7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EB3C5B"/>
    <w:multiLevelType w:val="hybridMultilevel"/>
    <w:tmpl w:val="784673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C15D8"/>
    <w:multiLevelType w:val="hybridMultilevel"/>
    <w:tmpl w:val="67C69B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5543F2"/>
    <w:multiLevelType w:val="hybridMultilevel"/>
    <w:tmpl w:val="AEF21544"/>
    <w:lvl w:ilvl="0" w:tplc="0407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2" w15:restartNumberingAfterBreak="0">
    <w:nsid w:val="3837516B"/>
    <w:multiLevelType w:val="hybridMultilevel"/>
    <w:tmpl w:val="AD1CB0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007F9"/>
    <w:multiLevelType w:val="hybridMultilevel"/>
    <w:tmpl w:val="FB84B8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390BE6"/>
    <w:multiLevelType w:val="hybridMultilevel"/>
    <w:tmpl w:val="67243D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5F080D"/>
    <w:multiLevelType w:val="hybridMultilevel"/>
    <w:tmpl w:val="24FC55C0"/>
    <w:lvl w:ilvl="0" w:tplc="86CCC3F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07512"/>
    <w:multiLevelType w:val="hybridMultilevel"/>
    <w:tmpl w:val="ED32541C"/>
    <w:lvl w:ilvl="0" w:tplc="0407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7" w15:restartNumberingAfterBreak="0">
    <w:nsid w:val="4D562165"/>
    <w:multiLevelType w:val="hybridMultilevel"/>
    <w:tmpl w:val="9DB83F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966E3"/>
    <w:multiLevelType w:val="hybridMultilevel"/>
    <w:tmpl w:val="4DC84C8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29F708C"/>
    <w:multiLevelType w:val="hybridMultilevel"/>
    <w:tmpl w:val="55C4D9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4DA26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2522C3"/>
    <w:multiLevelType w:val="multilevel"/>
    <w:tmpl w:val="9AD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44AC5"/>
    <w:multiLevelType w:val="hybridMultilevel"/>
    <w:tmpl w:val="6DC6BA3A"/>
    <w:lvl w:ilvl="0" w:tplc="0407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2" w15:restartNumberingAfterBreak="0">
    <w:nsid w:val="57BF7AC6"/>
    <w:multiLevelType w:val="multilevel"/>
    <w:tmpl w:val="A21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F295E"/>
    <w:multiLevelType w:val="hybridMultilevel"/>
    <w:tmpl w:val="5E0C7D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D31080"/>
    <w:multiLevelType w:val="hybridMultilevel"/>
    <w:tmpl w:val="F2D0BC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81453"/>
    <w:multiLevelType w:val="hybridMultilevel"/>
    <w:tmpl w:val="025E3CCC"/>
    <w:lvl w:ilvl="0" w:tplc="86CCC3F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BC51BD"/>
    <w:multiLevelType w:val="hybridMultilevel"/>
    <w:tmpl w:val="099ABC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4916F2"/>
    <w:multiLevelType w:val="hybridMultilevel"/>
    <w:tmpl w:val="B874D1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124E16"/>
    <w:multiLevelType w:val="hybridMultilevel"/>
    <w:tmpl w:val="94DADF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066EA0"/>
    <w:multiLevelType w:val="hybridMultilevel"/>
    <w:tmpl w:val="9926B4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D568E4"/>
    <w:multiLevelType w:val="hybridMultilevel"/>
    <w:tmpl w:val="FAEA9F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7E77DE"/>
    <w:multiLevelType w:val="hybridMultilevel"/>
    <w:tmpl w:val="B7C8F60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6F140DE"/>
    <w:multiLevelType w:val="hybridMultilevel"/>
    <w:tmpl w:val="9D58D7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901B3"/>
    <w:multiLevelType w:val="hybridMultilevel"/>
    <w:tmpl w:val="CA40821C"/>
    <w:lvl w:ilvl="0" w:tplc="0407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725909290">
    <w:abstractNumId w:val="8"/>
  </w:num>
  <w:num w:numId="2" w16cid:durableId="1788281731">
    <w:abstractNumId w:val="6"/>
  </w:num>
  <w:num w:numId="3" w16cid:durableId="640963510">
    <w:abstractNumId w:val="5"/>
  </w:num>
  <w:num w:numId="4" w16cid:durableId="1108424472">
    <w:abstractNumId w:val="4"/>
  </w:num>
  <w:num w:numId="5" w16cid:durableId="1326932189">
    <w:abstractNumId w:val="7"/>
  </w:num>
  <w:num w:numId="6" w16cid:durableId="580599377">
    <w:abstractNumId w:val="3"/>
  </w:num>
  <w:num w:numId="7" w16cid:durableId="1746415984">
    <w:abstractNumId w:val="2"/>
  </w:num>
  <w:num w:numId="8" w16cid:durableId="1140264285">
    <w:abstractNumId w:val="1"/>
  </w:num>
  <w:num w:numId="9" w16cid:durableId="1489857171">
    <w:abstractNumId w:val="0"/>
  </w:num>
  <w:num w:numId="10" w16cid:durableId="1052846630">
    <w:abstractNumId w:val="21"/>
  </w:num>
  <w:num w:numId="11" w16cid:durableId="402989067">
    <w:abstractNumId w:val="13"/>
  </w:num>
  <w:num w:numId="12" w16cid:durableId="1834175490">
    <w:abstractNumId w:val="16"/>
  </w:num>
  <w:num w:numId="13" w16cid:durableId="2137016821">
    <w:abstractNumId w:val="9"/>
  </w:num>
  <w:num w:numId="14" w16cid:durableId="1349284710">
    <w:abstractNumId w:val="31"/>
  </w:num>
  <w:num w:numId="15" w16cid:durableId="614559693">
    <w:abstractNumId w:val="26"/>
  </w:num>
  <w:num w:numId="16" w16cid:durableId="2079745403">
    <w:abstractNumId w:val="40"/>
  </w:num>
  <w:num w:numId="17" w16cid:durableId="46608233">
    <w:abstractNumId w:val="43"/>
  </w:num>
  <w:num w:numId="18" w16cid:durableId="1737896950">
    <w:abstractNumId w:val="17"/>
  </w:num>
  <w:num w:numId="19" w16cid:durableId="135033335">
    <w:abstractNumId w:val="41"/>
  </w:num>
  <w:num w:numId="20" w16cid:durableId="825049427">
    <w:abstractNumId w:val="28"/>
  </w:num>
  <w:num w:numId="21" w16cid:durableId="1942104378">
    <w:abstractNumId w:val="34"/>
  </w:num>
  <w:num w:numId="22" w16cid:durableId="792943564">
    <w:abstractNumId w:val="39"/>
  </w:num>
  <w:num w:numId="23" w16cid:durableId="355497595">
    <w:abstractNumId w:val="20"/>
  </w:num>
  <w:num w:numId="24" w16cid:durableId="1299333900">
    <w:abstractNumId w:val="33"/>
  </w:num>
  <w:num w:numId="25" w16cid:durableId="1567182307">
    <w:abstractNumId w:val="22"/>
  </w:num>
  <w:num w:numId="26" w16cid:durableId="51127401">
    <w:abstractNumId w:val="42"/>
  </w:num>
  <w:num w:numId="27" w16cid:durableId="1203129504">
    <w:abstractNumId w:val="38"/>
  </w:num>
  <w:num w:numId="28" w16cid:durableId="978070501">
    <w:abstractNumId w:val="19"/>
  </w:num>
  <w:num w:numId="29" w16cid:durableId="2113669144">
    <w:abstractNumId w:val="18"/>
  </w:num>
  <w:num w:numId="30" w16cid:durableId="2030639117">
    <w:abstractNumId w:val="29"/>
  </w:num>
  <w:num w:numId="31" w16cid:durableId="81992735">
    <w:abstractNumId w:val="12"/>
  </w:num>
  <w:num w:numId="32" w16cid:durableId="2082635771">
    <w:abstractNumId w:val="11"/>
  </w:num>
  <w:num w:numId="33" w16cid:durableId="586041266">
    <w:abstractNumId w:val="24"/>
  </w:num>
  <w:num w:numId="34" w16cid:durableId="1348679101">
    <w:abstractNumId w:val="37"/>
  </w:num>
  <w:num w:numId="35" w16cid:durableId="445122531">
    <w:abstractNumId w:val="35"/>
  </w:num>
  <w:num w:numId="36" w16cid:durableId="468945">
    <w:abstractNumId w:val="25"/>
  </w:num>
  <w:num w:numId="37" w16cid:durableId="555437538">
    <w:abstractNumId w:val="15"/>
  </w:num>
  <w:num w:numId="38" w16cid:durableId="1176504348">
    <w:abstractNumId w:val="27"/>
  </w:num>
  <w:num w:numId="39" w16cid:durableId="1986664820">
    <w:abstractNumId w:val="23"/>
  </w:num>
  <w:num w:numId="40" w16cid:durableId="426776529">
    <w:abstractNumId w:val="36"/>
  </w:num>
  <w:num w:numId="41" w16cid:durableId="558250071">
    <w:abstractNumId w:val="14"/>
  </w:num>
  <w:num w:numId="42" w16cid:durableId="1035422527">
    <w:abstractNumId w:val="10"/>
  </w:num>
  <w:num w:numId="43" w16cid:durableId="113866563">
    <w:abstractNumId w:val="30"/>
  </w:num>
  <w:num w:numId="44" w16cid:durableId="17712019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04C"/>
    <w:rsid w:val="00034616"/>
    <w:rsid w:val="00042182"/>
    <w:rsid w:val="0004367A"/>
    <w:rsid w:val="000454FA"/>
    <w:rsid w:val="00055B36"/>
    <w:rsid w:val="0006063C"/>
    <w:rsid w:val="00083333"/>
    <w:rsid w:val="00094370"/>
    <w:rsid w:val="000A2E4A"/>
    <w:rsid w:val="000A6790"/>
    <w:rsid w:val="000E4CAF"/>
    <w:rsid w:val="000F7995"/>
    <w:rsid w:val="00124246"/>
    <w:rsid w:val="0015074B"/>
    <w:rsid w:val="00161571"/>
    <w:rsid w:val="001626C5"/>
    <w:rsid w:val="00170708"/>
    <w:rsid w:val="00173F5F"/>
    <w:rsid w:val="0019053F"/>
    <w:rsid w:val="001A2CFD"/>
    <w:rsid w:val="00205014"/>
    <w:rsid w:val="00213635"/>
    <w:rsid w:val="0022775C"/>
    <w:rsid w:val="00236160"/>
    <w:rsid w:val="00241564"/>
    <w:rsid w:val="0028612F"/>
    <w:rsid w:val="0029639D"/>
    <w:rsid w:val="002A5F5A"/>
    <w:rsid w:val="002D2CEF"/>
    <w:rsid w:val="002F7408"/>
    <w:rsid w:val="00301BA9"/>
    <w:rsid w:val="00326F90"/>
    <w:rsid w:val="00363C8B"/>
    <w:rsid w:val="003A0408"/>
    <w:rsid w:val="003C50D9"/>
    <w:rsid w:val="003C60E4"/>
    <w:rsid w:val="0043190E"/>
    <w:rsid w:val="00434947"/>
    <w:rsid w:val="00444EAF"/>
    <w:rsid w:val="004457D6"/>
    <w:rsid w:val="004837F4"/>
    <w:rsid w:val="00492071"/>
    <w:rsid w:val="004B2E98"/>
    <w:rsid w:val="004C1EAD"/>
    <w:rsid w:val="004C5679"/>
    <w:rsid w:val="004C6544"/>
    <w:rsid w:val="004D7B9E"/>
    <w:rsid w:val="004E3B71"/>
    <w:rsid w:val="004F2CC9"/>
    <w:rsid w:val="00522DE7"/>
    <w:rsid w:val="00550BB3"/>
    <w:rsid w:val="00565ED9"/>
    <w:rsid w:val="00566331"/>
    <w:rsid w:val="0057012B"/>
    <w:rsid w:val="00584BF2"/>
    <w:rsid w:val="005E3F0D"/>
    <w:rsid w:val="005F3721"/>
    <w:rsid w:val="00602EA4"/>
    <w:rsid w:val="006309EB"/>
    <w:rsid w:val="006319AE"/>
    <w:rsid w:val="006420E5"/>
    <w:rsid w:val="00643A0F"/>
    <w:rsid w:val="006C2690"/>
    <w:rsid w:val="006D7048"/>
    <w:rsid w:val="007160ED"/>
    <w:rsid w:val="007307D9"/>
    <w:rsid w:val="00730D3E"/>
    <w:rsid w:val="00742D3E"/>
    <w:rsid w:val="0075669B"/>
    <w:rsid w:val="007E7329"/>
    <w:rsid w:val="0081397A"/>
    <w:rsid w:val="00820D17"/>
    <w:rsid w:val="00834D9B"/>
    <w:rsid w:val="00840F92"/>
    <w:rsid w:val="008A2F47"/>
    <w:rsid w:val="008C1F58"/>
    <w:rsid w:val="008C3EE7"/>
    <w:rsid w:val="008C606E"/>
    <w:rsid w:val="008D3BC4"/>
    <w:rsid w:val="008D44E7"/>
    <w:rsid w:val="008D5896"/>
    <w:rsid w:val="008F713D"/>
    <w:rsid w:val="00953ED2"/>
    <w:rsid w:val="00993039"/>
    <w:rsid w:val="009A6599"/>
    <w:rsid w:val="009B11E2"/>
    <w:rsid w:val="009B58E6"/>
    <w:rsid w:val="009F13A4"/>
    <w:rsid w:val="009F3F99"/>
    <w:rsid w:val="00A068C4"/>
    <w:rsid w:val="00A30A55"/>
    <w:rsid w:val="00A703C5"/>
    <w:rsid w:val="00A96FE5"/>
    <w:rsid w:val="00AA1D8D"/>
    <w:rsid w:val="00AE0CA0"/>
    <w:rsid w:val="00AE1E15"/>
    <w:rsid w:val="00AF1266"/>
    <w:rsid w:val="00AF5A2E"/>
    <w:rsid w:val="00B206D6"/>
    <w:rsid w:val="00B31C11"/>
    <w:rsid w:val="00B47730"/>
    <w:rsid w:val="00B50824"/>
    <w:rsid w:val="00B61162"/>
    <w:rsid w:val="00B74855"/>
    <w:rsid w:val="00B8185B"/>
    <w:rsid w:val="00B82CF0"/>
    <w:rsid w:val="00B97BC7"/>
    <w:rsid w:val="00BA2679"/>
    <w:rsid w:val="00C030CE"/>
    <w:rsid w:val="00C04648"/>
    <w:rsid w:val="00C22C4E"/>
    <w:rsid w:val="00C418E8"/>
    <w:rsid w:val="00C74E5F"/>
    <w:rsid w:val="00C84BB3"/>
    <w:rsid w:val="00C909E7"/>
    <w:rsid w:val="00CB0664"/>
    <w:rsid w:val="00CF3874"/>
    <w:rsid w:val="00D13082"/>
    <w:rsid w:val="00D163A4"/>
    <w:rsid w:val="00D24816"/>
    <w:rsid w:val="00D27BDE"/>
    <w:rsid w:val="00D755AE"/>
    <w:rsid w:val="00D9571C"/>
    <w:rsid w:val="00D96BB1"/>
    <w:rsid w:val="00DA0A72"/>
    <w:rsid w:val="00DB0126"/>
    <w:rsid w:val="00DC78D3"/>
    <w:rsid w:val="00DD6A81"/>
    <w:rsid w:val="00DF2DE5"/>
    <w:rsid w:val="00E000BF"/>
    <w:rsid w:val="00E07DA3"/>
    <w:rsid w:val="00E233C7"/>
    <w:rsid w:val="00E32660"/>
    <w:rsid w:val="00E32818"/>
    <w:rsid w:val="00E4070A"/>
    <w:rsid w:val="00E432EA"/>
    <w:rsid w:val="00E44C8C"/>
    <w:rsid w:val="00E47520"/>
    <w:rsid w:val="00E5043A"/>
    <w:rsid w:val="00E65A63"/>
    <w:rsid w:val="00E96C93"/>
    <w:rsid w:val="00E973D4"/>
    <w:rsid w:val="00EA1118"/>
    <w:rsid w:val="00ED51E7"/>
    <w:rsid w:val="00EE0FC2"/>
    <w:rsid w:val="00F03841"/>
    <w:rsid w:val="00F5008D"/>
    <w:rsid w:val="00F56E8A"/>
    <w:rsid w:val="00F57713"/>
    <w:rsid w:val="00F6354E"/>
    <w:rsid w:val="00F762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9EBEA9"/>
  <w14:defaultImageDpi w14:val="300"/>
  <w15:docId w15:val="{42874B30-FA5E-D74C-BB9B-CC5611C0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28612F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612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8612F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Absatz-Standardschriftart"/>
    <w:rsid w:val="007307D9"/>
  </w:style>
  <w:style w:type="paragraph" w:styleId="StandardWeb">
    <w:name w:val="Normal (Web)"/>
    <w:basedOn w:val="Standard"/>
    <w:uiPriority w:val="99"/>
    <w:semiHidden/>
    <w:unhideWhenUsed/>
    <w:rsid w:val="00A70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1441</Words>
  <Characters>9079</Characters>
  <Application>Microsoft Office Word</Application>
  <DocSecurity>0</DocSecurity>
  <Lines>75</Lines>
  <Paragraphs>20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Klein Felix</cp:lastModifiedBy>
  <cp:revision>2</cp:revision>
  <cp:lastPrinted>2025-12-05T14:40:00Z</cp:lastPrinted>
  <dcterms:created xsi:type="dcterms:W3CDTF">2026-05-11T16:35:00Z</dcterms:created>
  <dcterms:modified xsi:type="dcterms:W3CDTF">2026-05-11T16:35:00Z</dcterms:modified>
  <cp:category/>
</cp:coreProperties>
</file>